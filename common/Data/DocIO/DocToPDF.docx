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F0DA15" w14:textId="77777777" w:rsidR="001D38BF" w:rsidRPr="00683DC9" w:rsidRDefault="00AF6E60" w:rsidP="00531BC2">
      <w:pPr>
        <w:pStyle w:val="Heading1"/>
        <w:suppressLineNumbers/>
        <w:jc w:val="center"/>
        <w:rPr>
          <w:rFonts w:cstheme="minorHAnsi"/>
        </w:rPr>
      </w:pPr>
      <w:bookmarkStart w:id="0" w:name="_GoBack"/>
      <w:bookmarkEnd w:id="0"/>
      <w:r w:rsidRPr="00683DC9">
        <w:rPr>
          <w:rFonts w:cstheme="minorHAnsi"/>
        </w:rPr>
        <w:t xml:space="preserve">Word to </w:t>
      </w:r>
      <w:r w:rsidR="007D3C19">
        <w:rPr>
          <w:rFonts w:cstheme="minorHAnsi"/>
        </w:rPr>
        <w:t>PDF</w:t>
      </w:r>
      <w:r w:rsidRPr="00683DC9">
        <w:rPr>
          <w:rFonts w:cstheme="minorHAnsi"/>
        </w:rPr>
        <w:t xml:space="preserve"> conversion</w:t>
      </w:r>
    </w:p>
    <w:p w14:paraId="3FEB4DB7" w14:textId="77777777" w:rsidR="001A4E73" w:rsidRDefault="001A4E73" w:rsidP="0004698E">
      <w:pPr>
        <w:pStyle w:val="t"/>
        <w:rPr>
          <w:color w:val="000000"/>
          <w:lang w:val="fr-FR" w:eastAsia="en-IN"/>
        </w:rPr>
      </w:pPr>
      <w:r w:rsidRPr="0004698E">
        <w:rPr>
          <w:noProof/>
          <w:lang w:eastAsia="en-US"/>
        </w:rPr>
        <w:drawing>
          <wp:anchor distT="0" distB="0" distL="114300" distR="114300" simplePos="0" relativeHeight="251655680" behindDoc="0" locked="1" layoutInCell="1" allowOverlap="1" wp14:anchorId="2531F21B" wp14:editId="0821B461">
            <wp:simplePos x="0" y="0"/>
            <wp:positionH relativeFrom="column">
              <wp:posOffset>4705350</wp:posOffset>
            </wp:positionH>
            <wp:positionV relativeFrom="margin">
              <wp:posOffset>2457450</wp:posOffset>
            </wp:positionV>
            <wp:extent cx="1228725" cy="1228725"/>
            <wp:effectExtent l="266700" t="266700" r="238125" b="25717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enBois_Christmas_tree.png"/>
                    <pic:cNvPicPr/>
                  </pic:nvPicPr>
                  <pic:blipFill>
                    <a:blip r:embed="rId8" cstate="print">
                      <a:extLst>
                        <a:ext uri="{28A0092B-C50C-407E-A947-70E740481C1C}">
                          <a14:useLocalDpi xmlns:a14="http://schemas.microsoft.com/office/drawing/2010/main" val="0"/>
                        </a:ext>
                      </a:extLst>
                    </a:blip>
                    <a:stretch>
                      <a:fillRect/>
                    </a:stretch>
                  </pic:blipFill>
                  <pic:spPr>
                    <a:xfrm rot="18900000">
                      <a:off x="0" y="0"/>
                      <a:ext cx="1228725" cy="1228725"/>
                    </a:xfrm>
                    <a:prstGeom prst="rect">
                      <a:avLst/>
                    </a:prstGeom>
                  </pic:spPr>
                </pic:pic>
              </a:graphicData>
            </a:graphic>
            <wp14:sizeRelH relativeFrom="margin">
              <wp14:pctWidth>0</wp14:pctWidth>
            </wp14:sizeRelH>
            <wp14:sizeRelV relativeFrom="margin">
              <wp14:pctHeight>0</wp14:pctHeight>
            </wp14:sizeRelV>
          </wp:anchor>
        </w:drawing>
      </w:r>
      <w:r w:rsidR="00414B03" w:rsidRPr="00414B03">
        <w:rPr>
          <w:color w:val="000000"/>
          <w:lang w:val="fr-FR" w:eastAsia="en-IN"/>
        </w:rPr>
        <w:t xml:space="preserve">Lorem ipsum </w:t>
      </w:r>
      <w:proofErr w:type="spellStart"/>
      <w:r w:rsidR="00414B03" w:rsidRPr="00414B03">
        <w:rPr>
          <w:color w:val="000000"/>
          <w:lang w:val="fr-FR" w:eastAsia="en-IN"/>
        </w:rPr>
        <w:t>dolor</w:t>
      </w:r>
      <w:proofErr w:type="spellEnd"/>
      <w:r w:rsidR="00414B03" w:rsidRPr="00414B03">
        <w:rPr>
          <w:color w:val="000000"/>
          <w:lang w:val="fr-FR" w:eastAsia="en-IN"/>
        </w:rPr>
        <w:t xml:space="preserve"> </w:t>
      </w:r>
      <w:proofErr w:type="spellStart"/>
      <w:r w:rsidR="00414B03" w:rsidRPr="00414B03">
        <w:rPr>
          <w:color w:val="000000"/>
          <w:lang w:val="fr-FR" w:eastAsia="en-IN"/>
        </w:rPr>
        <w:t>sit</w:t>
      </w:r>
      <w:proofErr w:type="spellEnd"/>
      <w:r w:rsidR="00414B03" w:rsidRPr="00414B03">
        <w:rPr>
          <w:color w:val="000000"/>
          <w:lang w:val="fr-FR" w:eastAsia="en-IN"/>
        </w:rPr>
        <w:t xml:space="preserve"> </w:t>
      </w:r>
      <w:proofErr w:type="spellStart"/>
      <w:r w:rsidR="00414B03" w:rsidRPr="00414B03">
        <w:rPr>
          <w:color w:val="000000"/>
          <w:lang w:val="fr-FR" w:eastAsia="en-IN"/>
        </w:rPr>
        <w:t>amet</w:t>
      </w:r>
      <w:proofErr w:type="spellEnd"/>
      <w:r w:rsidR="00414B03" w:rsidRPr="00414B03">
        <w:rPr>
          <w:color w:val="000000"/>
          <w:lang w:val="fr-FR" w:eastAsia="en-IN"/>
        </w:rPr>
        <w:t xml:space="preserve">, </w:t>
      </w:r>
      <w:proofErr w:type="spellStart"/>
      <w:r w:rsidR="00414B03" w:rsidRPr="00414B03">
        <w:rPr>
          <w:color w:val="000000"/>
          <w:lang w:val="fr-FR" w:eastAsia="en-IN"/>
        </w:rPr>
        <w:t>lacus</w:t>
      </w:r>
      <w:proofErr w:type="spellEnd"/>
      <w:r w:rsidR="00414B03" w:rsidRPr="00414B03">
        <w:rPr>
          <w:color w:val="000000"/>
          <w:lang w:val="fr-FR" w:eastAsia="en-IN"/>
        </w:rPr>
        <w:t xml:space="preserve"> </w:t>
      </w:r>
      <w:proofErr w:type="spellStart"/>
      <w:r w:rsidR="00414B03" w:rsidRPr="00414B03">
        <w:rPr>
          <w:color w:val="000000"/>
          <w:lang w:val="fr-FR" w:eastAsia="en-IN"/>
        </w:rPr>
        <w:t>amet</w:t>
      </w:r>
      <w:proofErr w:type="spellEnd"/>
      <w:r w:rsidR="00414B03" w:rsidRPr="00414B03">
        <w:rPr>
          <w:color w:val="000000"/>
          <w:lang w:val="fr-FR" w:eastAsia="en-IN"/>
        </w:rPr>
        <w:t xml:space="preserve"> </w:t>
      </w:r>
      <w:proofErr w:type="spellStart"/>
      <w:r w:rsidR="00414B03" w:rsidRPr="00414B03">
        <w:rPr>
          <w:color w:val="000000"/>
          <w:lang w:val="fr-FR" w:eastAsia="en-IN"/>
        </w:rPr>
        <w:t>amet</w:t>
      </w:r>
      <w:proofErr w:type="spellEnd"/>
      <w:r w:rsidR="00414B03" w:rsidRPr="00414B03">
        <w:rPr>
          <w:color w:val="000000"/>
          <w:lang w:val="fr-FR" w:eastAsia="en-IN"/>
        </w:rPr>
        <w:t xml:space="preserve"> </w:t>
      </w:r>
      <w:proofErr w:type="spellStart"/>
      <w:r w:rsidR="00414B03" w:rsidRPr="00414B03">
        <w:rPr>
          <w:color w:val="000000"/>
          <w:lang w:val="fr-FR" w:eastAsia="en-IN"/>
        </w:rPr>
        <w:t>ultricies</w:t>
      </w:r>
      <w:proofErr w:type="spellEnd"/>
      <w:r w:rsidR="00414B03" w:rsidRPr="00414B03">
        <w:rPr>
          <w:color w:val="000000"/>
          <w:lang w:val="fr-FR" w:eastAsia="en-IN"/>
        </w:rPr>
        <w:t xml:space="preserve">. </w:t>
      </w:r>
      <w:proofErr w:type="spellStart"/>
      <w:r w:rsidR="00414B03" w:rsidRPr="00414B03">
        <w:rPr>
          <w:color w:val="000000"/>
          <w:lang w:val="fr-FR" w:eastAsia="en-IN"/>
        </w:rPr>
        <w:t>Quisque</w:t>
      </w:r>
      <w:proofErr w:type="spellEnd"/>
      <w:r w:rsidR="00414B03" w:rsidRPr="00414B03">
        <w:rPr>
          <w:color w:val="000000"/>
          <w:lang w:val="fr-FR" w:eastAsia="en-IN"/>
        </w:rPr>
        <w:t xml:space="preserve"> mi </w:t>
      </w:r>
      <w:proofErr w:type="spellStart"/>
      <w:r w:rsidR="00414B03" w:rsidRPr="00414B03">
        <w:rPr>
          <w:color w:val="000000"/>
          <w:lang w:val="fr-FR" w:eastAsia="en-IN"/>
        </w:rPr>
        <w:t>venenatis</w:t>
      </w:r>
      <w:proofErr w:type="spellEnd"/>
      <w:r w:rsidR="00414B03" w:rsidRPr="00414B03">
        <w:rPr>
          <w:color w:val="000000"/>
          <w:lang w:val="fr-FR" w:eastAsia="en-IN"/>
        </w:rPr>
        <w:t xml:space="preserve"> morbi libero, </w:t>
      </w:r>
      <w:proofErr w:type="spellStart"/>
      <w:proofErr w:type="gramStart"/>
      <w:r w:rsidR="00414B03" w:rsidRPr="00414B03">
        <w:rPr>
          <w:color w:val="000000"/>
          <w:lang w:val="fr-FR" w:eastAsia="en-IN"/>
        </w:rPr>
        <w:t>orci</w:t>
      </w:r>
      <w:proofErr w:type="spellEnd"/>
      <w:r w:rsidR="00414B03" w:rsidRPr="00414B03">
        <w:rPr>
          <w:color w:val="000000"/>
          <w:lang w:val="fr-FR" w:eastAsia="en-IN"/>
        </w:rPr>
        <w:t xml:space="preserve"> </w:t>
      </w:r>
      <w:r w:rsidR="00414B03" w:rsidRPr="005F3993">
        <w:rPr>
          <w:color w:val="000000"/>
          <w:lang w:val="fr-FR" w:eastAsia="en-IN"/>
        </w:rPr>
        <w:t xml:space="preserve"> </w:t>
      </w:r>
      <w:r w:rsidRPr="005F3993">
        <w:rPr>
          <w:color w:val="000000"/>
          <w:lang w:val="fr-FR" w:eastAsia="en-IN"/>
        </w:rPr>
        <w:t>dis</w:t>
      </w:r>
      <w:proofErr w:type="gramEnd"/>
      <w:r w:rsidRPr="005F3993">
        <w:rPr>
          <w:color w:val="000000"/>
          <w:lang w:val="fr-FR" w:eastAsia="en-IN"/>
        </w:rPr>
        <w:t xml:space="preserve">, mi ut et class porta, massa </w:t>
      </w:r>
      <w:proofErr w:type="spellStart"/>
      <w:r w:rsidRPr="005F3993">
        <w:rPr>
          <w:color w:val="000000"/>
          <w:lang w:val="fr-FR" w:eastAsia="en-IN"/>
        </w:rPr>
        <w:t>ligula</w:t>
      </w:r>
      <w:proofErr w:type="spellEnd"/>
      <w:r w:rsidRPr="005F3993">
        <w:rPr>
          <w:color w:val="000000"/>
          <w:lang w:val="fr-FR" w:eastAsia="en-IN"/>
        </w:rPr>
        <w:t xml:space="preserve"> magna </w:t>
      </w:r>
      <w:proofErr w:type="spellStart"/>
      <w:r w:rsidRPr="005F3993">
        <w:rPr>
          <w:color w:val="000000"/>
          <w:lang w:val="fr-FR" w:eastAsia="en-IN"/>
        </w:rPr>
        <w:t>enim</w:t>
      </w:r>
      <w:proofErr w:type="spellEnd"/>
      <w:r w:rsidRPr="005F3993">
        <w:rPr>
          <w:color w:val="000000"/>
          <w:lang w:val="fr-FR" w:eastAsia="en-IN"/>
        </w:rPr>
        <w:t xml:space="preserve">, </w:t>
      </w:r>
      <w:proofErr w:type="spellStart"/>
      <w:r w:rsidRPr="005F3993">
        <w:rPr>
          <w:color w:val="000000"/>
          <w:lang w:val="fr-FR" w:eastAsia="en-IN"/>
        </w:rPr>
        <w:t>aliquam</w:t>
      </w:r>
      <w:proofErr w:type="spellEnd"/>
      <w:r w:rsidRPr="005F3993">
        <w:rPr>
          <w:color w:val="000000"/>
          <w:lang w:val="fr-FR" w:eastAsia="en-IN"/>
        </w:rPr>
        <w:t xml:space="preserve"> </w:t>
      </w:r>
      <w:proofErr w:type="spellStart"/>
      <w:r w:rsidRPr="005F3993">
        <w:rPr>
          <w:color w:val="000000"/>
          <w:lang w:val="fr-FR" w:eastAsia="en-IN"/>
        </w:rPr>
        <w:t>orci</w:t>
      </w:r>
      <w:proofErr w:type="spellEnd"/>
      <w:r w:rsidRPr="005F3993">
        <w:rPr>
          <w:color w:val="000000"/>
          <w:lang w:val="fr-FR" w:eastAsia="en-IN"/>
        </w:rPr>
        <w:t xml:space="preserve"> </w:t>
      </w:r>
      <w:proofErr w:type="spellStart"/>
      <w:r w:rsidR="005F3993">
        <w:rPr>
          <w:color w:val="000000"/>
          <w:lang w:val="fr-FR" w:eastAsia="en-IN"/>
        </w:rPr>
        <w:t>vestibulum</w:t>
      </w:r>
      <w:proofErr w:type="spellEnd"/>
      <w:del w:id="1" w:author="Selvarathinam Muthu" w:date="2018-11-22T22:31:00Z">
        <w:r w:rsidR="00FB167C" w:rsidDel="0050669F">
          <w:rPr>
            <w:color w:val="000000"/>
            <w:lang w:val="fr-FR" w:eastAsia="en-IN"/>
          </w:rPr>
          <w:delText xml:space="preserve"> use some recommendation</w:delText>
        </w:r>
      </w:del>
    </w:p>
    <w:p w14:paraId="41114983" w14:textId="527175FB" w:rsidR="001A7E39" w:rsidRPr="001A7E39" w:rsidRDefault="000F2B4F" w:rsidP="00531BC2">
      <w:pPr>
        <w:pStyle w:val="t"/>
        <w:suppressLineNumbers/>
        <w:outlineLvl w:val="1"/>
        <w:rPr>
          <w:b/>
          <w:color w:val="000000"/>
          <w:sz w:val="28"/>
          <w:lang w:val="fr-FR" w:eastAsia="en-IN"/>
        </w:rPr>
      </w:pPr>
      <w:proofErr w:type="spellStart"/>
      <w:r>
        <w:rPr>
          <w:b/>
          <w:color w:val="000000"/>
          <w:sz w:val="28"/>
          <w:lang w:val="fr-FR" w:eastAsia="en-IN"/>
        </w:rPr>
        <w:t>Mathematical</w:t>
      </w:r>
      <w:proofErr w:type="spellEnd"/>
      <w:r>
        <w:rPr>
          <w:b/>
          <w:color w:val="000000"/>
          <w:sz w:val="28"/>
          <w:lang w:val="fr-FR" w:eastAsia="en-IN"/>
        </w:rPr>
        <w:t xml:space="preserve"> </w:t>
      </w:r>
      <w:r w:rsidR="001A7E39" w:rsidRPr="001A7E39">
        <w:rPr>
          <w:b/>
          <w:color w:val="000000"/>
          <w:sz w:val="28"/>
          <w:lang w:val="fr-FR" w:eastAsia="en-IN"/>
        </w:rPr>
        <w:t>Equation</w:t>
      </w:r>
    </w:p>
    <w:p w14:paraId="3BA39192" w14:textId="1F8DB3FB" w:rsidR="00C44CE0" w:rsidRPr="000F2B4F" w:rsidRDefault="000F2B4F" w:rsidP="00531BC2">
      <w:pPr>
        <w:pStyle w:val="t"/>
        <w:suppressLineNumbers/>
        <w:rPr>
          <w:color w:val="000000"/>
          <w:sz w:val="36"/>
          <w:lang w:val="fr-FR" w:eastAsia="en-IN"/>
        </w:rPr>
      </w:pPr>
      <m:oMathPara>
        <m:oMathParaPr>
          <m:jc m:val="center"/>
        </m:oMathParaPr>
        <m:oMath>
          <m:r>
            <w:rPr>
              <w:rFonts w:ascii="Cambria Math" w:hAnsi="Cambria Math"/>
              <w:color w:val="000000"/>
              <w:sz w:val="36"/>
              <w:lang w:val="fr-FR" w:eastAsia="en-IN"/>
            </w:rPr>
            <m:t>f</m:t>
          </m:r>
          <m:d>
            <m:dPr>
              <m:ctrlPr>
                <w:rPr>
                  <w:rFonts w:ascii="Cambria Math" w:hAnsi="Cambria Math"/>
                  <w:color w:val="000000"/>
                  <w:sz w:val="36"/>
                  <w:lang w:val="fr-FR" w:eastAsia="en-IN"/>
                </w:rPr>
              </m:ctrlPr>
            </m:dPr>
            <m:e>
              <m:r>
                <w:rPr>
                  <w:rFonts w:ascii="Cambria Math" w:hAnsi="Cambria Math"/>
                  <w:color w:val="000000"/>
                  <w:sz w:val="36"/>
                  <w:lang w:val="fr-FR" w:eastAsia="en-IN"/>
                </w:rPr>
                <m:t>x</m:t>
              </m:r>
            </m:e>
          </m:d>
          <m:r>
            <w:rPr>
              <w:rFonts w:ascii="Cambria Math" w:hAnsi="Cambria Math"/>
              <w:color w:val="000000"/>
              <w:sz w:val="36"/>
              <w:lang w:val="fr-FR" w:eastAsia="en-IN"/>
            </w:rPr>
            <m:t>=</m:t>
          </m:r>
          <m:sSub>
            <m:sSubPr>
              <m:ctrlPr>
                <w:rPr>
                  <w:rFonts w:ascii="Cambria Math" w:hAnsi="Cambria Math"/>
                  <w:color w:val="000000"/>
                  <w:sz w:val="36"/>
                  <w:lang w:val="fr-FR" w:eastAsia="en-IN"/>
                </w:rPr>
              </m:ctrlPr>
            </m:sSubPr>
            <m:e>
              <m:r>
                <w:rPr>
                  <w:rFonts w:ascii="Cambria Math" w:hAnsi="Cambria Math"/>
                  <w:color w:val="000000"/>
                  <w:sz w:val="36"/>
                  <w:lang w:val="fr-FR" w:eastAsia="en-IN"/>
                </w:rPr>
                <m:t>a</m:t>
              </m:r>
            </m:e>
            <m:sub>
              <m:r>
                <w:rPr>
                  <w:rFonts w:ascii="Cambria Math" w:hAnsi="Cambria Math"/>
                  <w:color w:val="000000"/>
                  <w:sz w:val="36"/>
                  <w:lang w:val="fr-FR" w:eastAsia="en-IN"/>
                </w:rPr>
                <m:t>0</m:t>
              </m:r>
            </m:sub>
          </m:sSub>
          <m:r>
            <w:rPr>
              <w:rFonts w:ascii="Cambria Math" w:hAnsi="Cambria Math"/>
              <w:color w:val="000000"/>
              <w:sz w:val="36"/>
              <w:lang w:val="fr-FR" w:eastAsia="en-IN"/>
            </w:rPr>
            <m:t>+</m:t>
          </m:r>
          <m:nary>
            <m:naryPr>
              <m:chr m:val="∑"/>
              <m:grow m:val="1"/>
              <m:ctrlPr>
                <w:rPr>
                  <w:rFonts w:ascii="Cambria Math" w:hAnsi="Cambria Math"/>
                  <w:color w:val="000000"/>
                  <w:sz w:val="36"/>
                  <w:lang w:val="fr-FR" w:eastAsia="en-IN"/>
                </w:rPr>
              </m:ctrlPr>
            </m:naryPr>
            <m:sub>
              <m:r>
                <w:rPr>
                  <w:rFonts w:ascii="Cambria Math" w:hAnsi="Cambria Math"/>
                  <w:color w:val="000000"/>
                  <w:sz w:val="36"/>
                  <w:lang w:val="fr-FR" w:eastAsia="en-IN"/>
                </w:rPr>
                <m:t>n=1</m:t>
              </m:r>
            </m:sub>
            <m:sup>
              <m:r>
                <w:rPr>
                  <w:rFonts w:ascii="Cambria Math" w:hAnsi="Cambria Math"/>
                  <w:color w:val="000000"/>
                  <w:sz w:val="36"/>
                  <w:lang w:val="fr-FR" w:eastAsia="en-IN"/>
                </w:rPr>
                <m:t>∞</m:t>
              </m:r>
            </m:sup>
            <m:e>
              <m:d>
                <m:dPr>
                  <m:ctrlPr>
                    <w:rPr>
                      <w:rFonts w:ascii="Cambria Math" w:hAnsi="Cambria Math"/>
                      <w:color w:val="000000"/>
                      <w:sz w:val="36"/>
                      <w:lang w:val="fr-FR" w:eastAsia="en-IN"/>
                    </w:rPr>
                  </m:ctrlPr>
                </m:dPr>
                <m:e>
                  <m:sSub>
                    <m:sSubPr>
                      <m:ctrlPr>
                        <w:rPr>
                          <w:rFonts w:ascii="Cambria Math" w:hAnsi="Cambria Math"/>
                          <w:color w:val="000000"/>
                          <w:sz w:val="36"/>
                          <w:lang w:val="fr-FR" w:eastAsia="en-IN"/>
                        </w:rPr>
                      </m:ctrlPr>
                    </m:sSubPr>
                    <m:e>
                      <m:r>
                        <w:rPr>
                          <w:rFonts w:ascii="Cambria Math" w:eastAsia="Cambria Math" w:hAnsi="Cambria Math" w:cs="Cambria Math"/>
                          <w:color w:val="000000"/>
                          <w:sz w:val="36"/>
                          <w:lang w:val="fr-FR" w:eastAsia="en-IN"/>
                        </w:rPr>
                        <m:t>a</m:t>
                      </m:r>
                    </m:e>
                    <m:sub>
                      <m:r>
                        <w:rPr>
                          <w:rFonts w:ascii="Cambria Math" w:eastAsia="Cambria Math" w:hAnsi="Cambria Math" w:cs="Cambria Math"/>
                          <w:color w:val="000000"/>
                          <w:sz w:val="36"/>
                          <w:lang w:val="fr-FR" w:eastAsia="en-IN"/>
                        </w:rPr>
                        <m:t>n</m:t>
                      </m:r>
                    </m:sub>
                  </m:sSub>
                  <m:func>
                    <m:funcPr>
                      <m:ctrlPr>
                        <w:rPr>
                          <w:rFonts w:ascii="Cambria Math" w:hAnsi="Cambria Math"/>
                          <w:color w:val="000000"/>
                          <w:sz w:val="36"/>
                          <w:lang w:val="fr-FR" w:eastAsia="en-IN"/>
                        </w:rPr>
                      </m:ctrlPr>
                    </m:funcPr>
                    <m:fName>
                      <m:r>
                        <m:rPr>
                          <m:sty m:val="p"/>
                        </m:rPr>
                        <w:rPr>
                          <w:rFonts w:ascii="Cambria Math" w:eastAsia="Cambria Math" w:hAnsi="Cambria Math" w:cs="Cambria Math"/>
                          <w:color w:val="000000"/>
                          <w:sz w:val="36"/>
                          <w:lang w:val="fr-FR" w:eastAsia="en-IN"/>
                        </w:rPr>
                        <m:t>cos</m:t>
                      </m:r>
                    </m:fName>
                    <m:e>
                      <m:f>
                        <m:fPr>
                          <m:ctrlPr>
                            <w:rPr>
                              <w:rFonts w:ascii="Cambria Math" w:hAnsi="Cambria Math"/>
                              <w:color w:val="000000"/>
                              <w:sz w:val="36"/>
                              <w:lang w:val="fr-FR" w:eastAsia="en-IN"/>
                            </w:rPr>
                          </m:ctrlPr>
                        </m:fPr>
                        <m:num>
                          <m:r>
                            <w:rPr>
                              <w:rFonts w:ascii="Cambria Math" w:eastAsia="Cambria Math" w:hAnsi="Cambria Math" w:cs="Cambria Math"/>
                              <w:color w:val="000000"/>
                              <w:sz w:val="36"/>
                              <w:lang w:val="fr-FR" w:eastAsia="en-IN"/>
                            </w:rPr>
                            <m:t>nπx</m:t>
                          </m:r>
                        </m:num>
                        <m:den>
                          <m:r>
                            <w:rPr>
                              <w:rFonts w:ascii="Cambria Math" w:eastAsia="Cambria Math" w:hAnsi="Cambria Math" w:cs="Cambria Math"/>
                              <w:color w:val="000000"/>
                              <w:sz w:val="36"/>
                              <w:lang w:val="fr-FR" w:eastAsia="en-IN"/>
                            </w:rPr>
                            <m:t>L</m:t>
                          </m:r>
                        </m:den>
                      </m:f>
                    </m:e>
                  </m:func>
                  <m:r>
                    <w:rPr>
                      <w:rFonts w:ascii="Cambria Math" w:eastAsia="Cambria Math" w:hAnsi="Cambria Math" w:cs="Cambria Math"/>
                      <w:color w:val="000000"/>
                      <w:sz w:val="36"/>
                      <w:lang w:val="fr-FR" w:eastAsia="en-IN"/>
                    </w:rPr>
                    <m:t>+</m:t>
                  </m:r>
                  <m:sSub>
                    <m:sSubPr>
                      <m:ctrlPr>
                        <w:rPr>
                          <w:rFonts w:ascii="Cambria Math" w:hAnsi="Cambria Math"/>
                          <w:color w:val="000000"/>
                          <w:sz w:val="36"/>
                          <w:lang w:val="fr-FR" w:eastAsia="en-IN"/>
                        </w:rPr>
                      </m:ctrlPr>
                    </m:sSubPr>
                    <m:e>
                      <m:r>
                        <w:rPr>
                          <w:rFonts w:ascii="Cambria Math" w:eastAsia="Cambria Math" w:hAnsi="Cambria Math" w:cs="Cambria Math"/>
                          <w:color w:val="000000"/>
                          <w:sz w:val="36"/>
                          <w:lang w:val="fr-FR" w:eastAsia="en-IN"/>
                        </w:rPr>
                        <m:t>b</m:t>
                      </m:r>
                    </m:e>
                    <m:sub>
                      <m:r>
                        <w:rPr>
                          <w:rFonts w:ascii="Cambria Math" w:eastAsia="Cambria Math" w:hAnsi="Cambria Math" w:cs="Cambria Math"/>
                          <w:color w:val="000000"/>
                          <w:sz w:val="36"/>
                          <w:lang w:val="fr-FR" w:eastAsia="en-IN"/>
                        </w:rPr>
                        <m:t>n</m:t>
                      </m:r>
                    </m:sub>
                  </m:sSub>
                  <m:func>
                    <m:funcPr>
                      <m:ctrlPr>
                        <w:rPr>
                          <w:rFonts w:ascii="Cambria Math" w:hAnsi="Cambria Math"/>
                          <w:color w:val="000000"/>
                          <w:sz w:val="36"/>
                          <w:lang w:val="fr-FR" w:eastAsia="en-IN"/>
                        </w:rPr>
                      </m:ctrlPr>
                    </m:funcPr>
                    <m:fName>
                      <m:r>
                        <m:rPr>
                          <m:sty m:val="p"/>
                        </m:rPr>
                        <w:rPr>
                          <w:rFonts w:ascii="Cambria Math" w:eastAsia="Cambria Math" w:hAnsi="Cambria Math" w:cs="Cambria Math"/>
                          <w:color w:val="000000"/>
                          <w:sz w:val="36"/>
                          <w:lang w:val="fr-FR" w:eastAsia="en-IN"/>
                        </w:rPr>
                        <m:t>sin</m:t>
                      </m:r>
                    </m:fName>
                    <m:e>
                      <m:f>
                        <m:fPr>
                          <m:ctrlPr>
                            <w:rPr>
                              <w:rFonts w:ascii="Cambria Math" w:hAnsi="Cambria Math"/>
                              <w:color w:val="000000"/>
                              <w:sz w:val="36"/>
                              <w:lang w:val="fr-FR" w:eastAsia="en-IN"/>
                            </w:rPr>
                          </m:ctrlPr>
                        </m:fPr>
                        <m:num>
                          <m:r>
                            <w:rPr>
                              <w:rFonts w:ascii="Cambria Math" w:eastAsia="Cambria Math" w:hAnsi="Cambria Math" w:cs="Cambria Math"/>
                              <w:color w:val="000000"/>
                              <w:sz w:val="36"/>
                              <w:lang w:val="fr-FR" w:eastAsia="en-IN"/>
                            </w:rPr>
                            <m:t>nπx</m:t>
                          </m:r>
                        </m:num>
                        <m:den>
                          <m:r>
                            <w:rPr>
                              <w:rFonts w:ascii="Cambria Math" w:eastAsia="Cambria Math" w:hAnsi="Cambria Math" w:cs="Cambria Math"/>
                              <w:color w:val="000000"/>
                              <w:sz w:val="36"/>
                              <w:lang w:val="fr-FR" w:eastAsia="en-IN"/>
                            </w:rPr>
                            <m:t>L</m:t>
                          </m:r>
                        </m:den>
                      </m:f>
                    </m:e>
                  </m:func>
                </m:e>
              </m:d>
            </m:e>
          </m:nary>
        </m:oMath>
      </m:oMathPara>
    </w:p>
    <w:p w14:paraId="1A3E78EE" w14:textId="77777777" w:rsidR="000F2B4F" w:rsidRPr="000F2B4F" w:rsidRDefault="000F2B4F" w:rsidP="00531BC2">
      <w:pPr>
        <w:pStyle w:val="t"/>
        <w:suppressLineNumbers/>
        <w:rPr>
          <w:b/>
          <w:color w:val="000000"/>
          <w:sz w:val="36"/>
          <w:lang w:val="fr-FR" w:eastAsia="en-IN"/>
        </w:rPr>
      </w:pPr>
    </w:p>
    <w:p w14:paraId="15B50F64" w14:textId="31F6EB7E" w:rsidR="001A4E73" w:rsidRPr="00DD49CF" w:rsidRDefault="001A4E73" w:rsidP="001A4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fr-FR" w:eastAsia="en-IN"/>
        </w:rPr>
      </w:pPr>
      <w:proofErr w:type="spellStart"/>
      <w:r w:rsidRPr="0050669F">
        <w:rPr>
          <w:b/>
          <w:color w:val="000000"/>
          <w:sz w:val="24"/>
          <w:szCs w:val="24"/>
          <w:lang w:val="fr-FR" w:eastAsia="en-IN"/>
          <w:rPrChange w:id="2" w:author="Selvarathinam Muthu" w:date="2018-11-22T22:32:00Z">
            <w:rPr>
              <w:color w:val="000000"/>
              <w:sz w:val="24"/>
              <w:szCs w:val="24"/>
              <w:lang w:val="fr-FR" w:eastAsia="en-IN"/>
            </w:rPr>
          </w:rPrChange>
        </w:rPr>
        <w:t>Turpis</w:t>
      </w:r>
      <w:proofErr w:type="spellEnd"/>
      <w:r w:rsidRPr="00DD49CF">
        <w:rPr>
          <w:color w:val="000000"/>
          <w:sz w:val="24"/>
          <w:szCs w:val="24"/>
          <w:lang w:val="fr-FR" w:eastAsia="en-IN"/>
        </w:rPr>
        <w:t xml:space="preserve"> </w:t>
      </w:r>
      <w:proofErr w:type="spellStart"/>
      <w:r w:rsidRPr="00DD49CF">
        <w:rPr>
          <w:color w:val="000000"/>
          <w:sz w:val="24"/>
          <w:szCs w:val="24"/>
          <w:lang w:val="fr-FR" w:eastAsia="en-IN"/>
        </w:rPr>
        <w:t>facilisis</w:t>
      </w:r>
      <w:proofErr w:type="spellEnd"/>
      <w:r w:rsidRPr="00DD49CF">
        <w:rPr>
          <w:color w:val="000000"/>
          <w:sz w:val="24"/>
          <w:szCs w:val="24"/>
          <w:lang w:val="fr-FR" w:eastAsia="en-IN"/>
        </w:rPr>
        <w:t xml:space="preserve"> vitae </w:t>
      </w:r>
      <w:proofErr w:type="spellStart"/>
      <w:r w:rsidRPr="00DD49CF">
        <w:rPr>
          <w:color w:val="000000"/>
          <w:sz w:val="24"/>
          <w:szCs w:val="24"/>
          <w:lang w:val="fr-FR" w:eastAsia="en-IN"/>
        </w:rPr>
        <w:t>consequat</w:t>
      </w:r>
      <w:proofErr w:type="spellEnd"/>
      <w:r w:rsidRPr="00DD49CF">
        <w:rPr>
          <w:color w:val="000000"/>
          <w:sz w:val="24"/>
          <w:szCs w:val="24"/>
          <w:lang w:val="fr-FR" w:eastAsia="en-IN"/>
        </w:rPr>
        <w:t xml:space="preserve">, cum a </w:t>
      </w:r>
      <w:proofErr w:type="spellStart"/>
      <w:proofErr w:type="gramStart"/>
      <w:r w:rsidRPr="00DD49CF">
        <w:rPr>
          <w:color w:val="000000"/>
          <w:sz w:val="24"/>
          <w:szCs w:val="24"/>
          <w:lang w:val="fr-FR" w:eastAsia="en-IN"/>
        </w:rPr>
        <w:t>a</w:t>
      </w:r>
      <w:proofErr w:type="spellEnd"/>
      <w:proofErr w:type="gramEnd"/>
      <w:r w:rsidRPr="00DD49CF">
        <w:rPr>
          <w:color w:val="000000"/>
          <w:sz w:val="24"/>
          <w:szCs w:val="24"/>
          <w:lang w:val="fr-FR" w:eastAsia="en-IN"/>
        </w:rPr>
        <w:t xml:space="preserve">, </w:t>
      </w:r>
      <w:proofErr w:type="spellStart"/>
      <w:r w:rsidRPr="00DD49CF">
        <w:rPr>
          <w:color w:val="000000"/>
          <w:sz w:val="24"/>
          <w:szCs w:val="24"/>
          <w:lang w:val="fr-FR" w:eastAsia="en-IN"/>
        </w:rPr>
        <w:t>turpis</w:t>
      </w:r>
      <w:proofErr w:type="spellEnd"/>
      <w:r w:rsidRPr="00DD49CF">
        <w:rPr>
          <w:color w:val="000000"/>
          <w:sz w:val="24"/>
          <w:szCs w:val="24"/>
          <w:lang w:val="fr-FR" w:eastAsia="en-IN"/>
        </w:rPr>
        <w:t xml:space="preserve"> </w:t>
      </w:r>
      <w:proofErr w:type="spellStart"/>
      <w:r w:rsidRPr="00DD49CF">
        <w:rPr>
          <w:color w:val="000000"/>
          <w:sz w:val="24"/>
          <w:szCs w:val="24"/>
          <w:lang w:val="fr-FR" w:eastAsia="en-IN"/>
        </w:rPr>
        <w:t>dui</w:t>
      </w:r>
      <w:proofErr w:type="spellEnd"/>
      <w:r w:rsidRPr="00DD49CF">
        <w:rPr>
          <w:color w:val="000000"/>
          <w:sz w:val="24"/>
          <w:szCs w:val="24"/>
          <w:lang w:val="fr-FR" w:eastAsia="en-IN"/>
        </w:rPr>
        <w:t xml:space="preserve"> </w:t>
      </w:r>
      <w:proofErr w:type="spellStart"/>
      <w:r w:rsidRPr="00DD49CF">
        <w:rPr>
          <w:color w:val="000000"/>
          <w:sz w:val="24"/>
          <w:szCs w:val="24"/>
          <w:lang w:val="fr-FR" w:eastAsia="en-IN"/>
        </w:rPr>
        <w:t>consequat</w:t>
      </w:r>
      <w:proofErr w:type="spellEnd"/>
      <w:r w:rsidRPr="00DD49CF">
        <w:rPr>
          <w:color w:val="000000"/>
          <w:sz w:val="24"/>
          <w:szCs w:val="24"/>
          <w:lang w:val="fr-FR" w:eastAsia="en-IN"/>
        </w:rPr>
        <w:t xml:space="preserve"> massa in </w:t>
      </w:r>
      <w:proofErr w:type="spellStart"/>
      <w:r w:rsidRPr="00DD49CF">
        <w:rPr>
          <w:color w:val="000000"/>
          <w:sz w:val="24"/>
          <w:szCs w:val="24"/>
          <w:lang w:val="fr-FR" w:eastAsia="en-IN"/>
        </w:rPr>
        <w:t>dolor</w:t>
      </w:r>
      <w:proofErr w:type="spellEnd"/>
      <w:r w:rsidRPr="00DD49CF">
        <w:rPr>
          <w:color w:val="000000"/>
          <w:sz w:val="24"/>
          <w:szCs w:val="24"/>
          <w:lang w:val="fr-FR" w:eastAsia="en-IN"/>
        </w:rPr>
        <w:t xml:space="preserve"> per, </w:t>
      </w:r>
      <w:proofErr w:type="spellStart"/>
      <w:r w:rsidRPr="00DD49CF">
        <w:rPr>
          <w:color w:val="000000"/>
          <w:sz w:val="24"/>
          <w:szCs w:val="24"/>
          <w:lang w:val="fr-FR" w:eastAsia="en-IN"/>
        </w:rPr>
        <w:t>felis</w:t>
      </w:r>
      <w:proofErr w:type="spellEnd"/>
      <w:r w:rsidRPr="00DD49CF">
        <w:rPr>
          <w:color w:val="000000"/>
          <w:sz w:val="24"/>
          <w:szCs w:val="24"/>
          <w:lang w:val="fr-FR" w:eastAsia="en-IN"/>
        </w:rPr>
        <w:t xml:space="preserve"> non </w:t>
      </w:r>
      <w:proofErr w:type="spellStart"/>
      <w:r w:rsidRPr="00DD49CF">
        <w:rPr>
          <w:color w:val="000000"/>
          <w:sz w:val="24"/>
          <w:szCs w:val="24"/>
          <w:lang w:val="fr-FR" w:eastAsia="en-IN"/>
        </w:rPr>
        <w:t>amet</w:t>
      </w:r>
      <w:proofErr w:type="spellEnd"/>
      <w:r w:rsidRPr="00DD49CF">
        <w:rPr>
          <w:color w:val="000000"/>
          <w:sz w:val="24"/>
          <w:szCs w:val="24"/>
          <w:lang w:val="fr-FR" w:eastAsia="en-IN"/>
        </w:rPr>
        <w:t>.</w:t>
      </w:r>
    </w:p>
    <w:p w14:paraId="5E1C23C7" w14:textId="77777777" w:rsidR="001A4E73" w:rsidRPr="001A4E73" w:rsidRDefault="001A4E73" w:rsidP="001A4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fr-FR" w:eastAsia="en-IN"/>
        </w:rPr>
      </w:pPr>
      <w:proofErr w:type="spellStart"/>
      <w:r w:rsidRPr="0050669F">
        <w:rPr>
          <w:i/>
          <w:color w:val="000000"/>
          <w:sz w:val="24"/>
          <w:szCs w:val="24"/>
          <w:lang w:val="fr-FR" w:eastAsia="en-IN"/>
          <w:rPrChange w:id="3" w:author="Selvarathinam Muthu" w:date="2018-11-22T22:32:00Z">
            <w:rPr>
              <w:color w:val="000000"/>
              <w:sz w:val="24"/>
              <w:szCs w:val="24"/>
              <w:lang w:val="fr-FR" w:eastAsia="en-IN"/>
            </w:rPr>
          </w:rPrChange>
        </w:rPr>
        <w:t>Auctor</w:t>
      </w:r>
      <w:proofErr w:type="spellEnd"/>
      <w:r w:rsidRPr="00DD49CF">
        <w:rPr>
          <w:color w:val="000000"/>
          <w:sz w:val="24"/>
          <w:szCs w:val="24"/>
          <w:lang w:val="fr-FR" w:eastAsia="en-IN"/>
        </w:rPr>
        <w:t xml:space="preserve"> </w:t>
      </w:r>
      <w:proofErr w:type="spellStart"/>
      <w:r w:rsidRPr="00DD49CF">
        <w:rPr>
          <w:color w:val="000000"/>
          <w:sz w:val="24"/>
          <w:szCs w:val="24"/>
          <w:lang w:val="fr-FR" w:eastAsia="en-IN"/>
        </w:rPr>
        <w:t>eleifend</w:t>
      </w:r>
      <w:proofErr w:type="spellEnd"/>
      <w:r w:rsidRPr="00DD49CF">
        <w:rPr>
          <w:color w:val="000000"/>
          <w:sz w:val="24"/>
          <w:szCs w:val="24"/>
          <w:lang w:val="fr-FR" w:eastAsia="en-IN"/>
        </w:rPr>
        <w:t xml:space="preserve"> in </w:t>
      </w:r>
      <w:proofErr w:type="spellStart"/>
      <w:r w:rsidRPr="00DD49CF">
        <w:rPr>
          <w:color w:val="000000"/>
          <w:sz w:val="24"/>
          <w:szCs w:val="24"/>
          <w:lang w:val="fr-FR" w:eastAsia="en-IN"/>
        </w:rPr>
        <w:t>omnis</w:t>
      </w:r>
      <w:proofErr w:type="spellEnd"/>
      <w:r w:rsidRPr="00DD49CF">
        <w:rPr>
          <w:color w:val="000000"/>
          <w:sz w:val="24"/>
          <w:szCs w:val="24"/>
          <w:lang w:val="fr-FR" w:eastAsia="en-IN"/>
        </w:rPr>
        <w:t xml:space="preserve"> </w:t>
      </w:r>
      <w:proofErr w:type="spellStart"/>
      <w:r w:rsidRPr="00DD49CF">
        <w:rPr>
          <w:color w:val="000000"/>
          <w:sz w:val="24"/>
          <w:szCs w:val="24"/>
          <w:lang w:val="fr-FR" w:eastAsia="en-IN"/>
        </w:rPr>
        <w:t>elit</w:t>
      </w:r>
      <w:proofErr w:type="spellEnd"/>
      <w:r w:rsidRPr="00DD49CF">
        <w:rPr>
          <w:color w:val="000000"/>
          <w:sz w:val="24"/>
          <w:szCs w:val="24"/>
          <w:lang w:val="fr-FR" w:eastAsia="en-IN"/>
        </w:rPr>
        <w:t xml:space="preserve"> </w:t>
      </w:r>
      <w:proofErr w:type="spellStart"/>
      <w:r w:rsidRPr="00DD49CF">
        <w:rPr>
          <w:color w:val="000000"/>
          <w:sz w:val="24"/>
          <w:szCs w:val="24"/>
          <w:lang w:val="fr-FR" w:eastAsia="en-IN"/>
        </w:rPr>
        <w:t>vestibulum</w:t>
      </w:r>
      <w:proofErr w:type="spellEnd"/>
      <w:r w:rsidRPr="00DD49CF">
        <w:rPr>
          <w:color w:val="000000"/>
          <w:sz w:val="24"/>
          <w:szCs w:val="24"/>
          <w:lang w:val="fr-FR" w:eastAsia="en-IN"/>
        </w:rPr>
        <w:t xml:space="preserve">, </w:t>
      </w:r>
      <w:proofErr w:type="spellStart"/>
      <w:r w:rsidRPr="00DD49CF">
        <w:rPr>
          <w:color w:val="000000"/>
          <w:sz w:val="24"/>
          <w:szCs w:val="24"/>
          <w:lang w:val="fr-FR" w:eastAsia="en-IN"/>
        </w:rPr>
        <w:t>donec</w:t>
      </w:r>
      <w:proofErr w:type="spellEnd"/>
      <w:r w:rsidRPr="00DD49CF">
        <w:rPr>
          <w:color w:val="000000"/>
          <w:sz w:val="24"/>
          <w:szCs w:val="24"/>
          <w:lang w:val="fr-FR" w:eastAsia="en-IN"/>
        </w:rPr>
        <w:t xml:space="preserve"> non </w:t>
      </w:r>
      <w:proofErr w:type="spellStart"/>
      <w:r w:rsidRPr="00DD49CF">
        <w:rPr>
          <w:color w:val="000000"/>
          <w:sz w:val="24"/>
          <w:szCs w:val="24"/>
          <w:lang w:val="fr-FR" w:eastAsia="en-IN"/>
        </w:rPr>
        <w:t>elementum</w:t>
      </w:r>
      <w:proofErr w:type="spellEnd"/>
      <w:r w:rsidRPr="00DD49CF">
        <w:rPr>
          <w:color w:val="000000"/>
          <w:sz w:val="24"/>
          <w:szCs w:val="24"/>
          <w:lang w:val="fr-FR" w:eastAsia="en-IN"/>
        </w:rPr>
        <w:t xml:space="preserve"> </w:t>
      </w:r>
      <w:proofErr w:type="spellStart"/>
      <w:r w:rsidRPr="00DD49CF">
        <w:rPr>
          <w:color w:val="000000"/>
          <w:sz w:val="24"/>
          <w:szCs w:val="24"/>
          <w:lang w:val="fr-FR" w:eastAsia="en-IN"/>
        </w:rPr>
        <w:t>tellus</w:t>
      </w:r>
      <w:proofErr w:type="spellEnd"/>
      <w:r w:rsidRPr="00DD49CF">
        <w:rPr>
          <w:color w:val="000000"/>
          <w:sz w:val="24"/>
          <w:szCs w:val="24"/>
          <w:lang w:val="fr-FR" w:eastAsia="en-IN"/>
        </w:rPr>
        <w:t xml:space="preserve"> est </w:t>
      </w:r>
      <w:proofErr w:type="spellStart"/>
      <w:r w:rsidRPr="00DD49CF">
        <w:rPr>
          <w:color w:val="000000"/>
          <w:sz w:val="24"/>
          <w:szCs w:val="24"/>
          <w:lang w:val="fr-FR" w:eastAsia="en-IN"/>
        </w:rPr>
        <w:t>mauris</w:t>
      </w:r>
      <w:proofErr w:type="spellEnd"/>
      <w:r w:rsidRPr="00DD49CF">
        <w:rPr>
          <w:color w:val="000000"/>
          <w:sz w:val="24"/>
          <w:szCs w:val="24"/>
          <w:lang w:val="fr-FR" w:eastAsia="en-IN"/>
        </w:rPr>
        <w:t xml:space="preserve">, id </w:t>
      </w:r>
      <w:proofErr w:type="spellStart"/>
      <w:r w:rsidRPr="00DD49CF">
        <w:rPr>
          <w:color w:val="000000"/>
          <w:sz w:val="24"/>
          <w:szCs w:val="24"/>
          <w:lang w:val="fr-FR" w:eastAsia="en-IN"/>
        </w:rPr>
        <w:t>aliquam</w:t>
      </w:r>
      <w:proofErr w:type="spellEnd"/>
      <w:r w:rsidRPr="00DD49CF">
        <w:rPr>
          <w:color w:val="000000"/>
          <w:sz w:val="24"/>
          <w:szCs w:val="24"/>
          <w:lang w:val="fr-FR" w:eastAsia="en-IN"/>
        </w:rPr>
        <w:t xml:space="preserve">, at </w:t>
      </w:r>
      <w:proofErr w:type="spellStart"/>
      <w:r w:rsidRPr="00DD49CF">
        <w:rPr>
          <w:color w:val="000000"/>
          <w:sz w:val="24"/>
          <w:szCs w:val="24"/>
          <w:lang w:val="fr-FR" w:eastAsia="en-IN"/>
        </w:rPr>
        <w:t>lacus</w:t>
      </w:r>
      <w:proofErr w:type="spellEnd"/>
      <w:r w:rsidRPr="00DD49CF">
        <w:rPr>
          <w:color w:val="000000"/>
          <w:sz w:val="24"/>
          <w:szCs w:val="24"/>
          <w:lang w:val="fr-FR" w:eastAsia="en-IN"/>
        </w:rPr>
        <w:t xml:space="preserve">, </w:t>
      </w:r>
      <w:proofErr w:type="spellStart"/>
      <w:r w:rsidRPr="00DD49CF">
        <w:rPr>
          <w:color w:val="000000"/>
          <w:sz w:val="24"/>
          <w:szCs w:val="24"/>
          <w:lang w:val="fr-FR" w:eastAsia="en-IN"/>
        </w:rPr>
        <w:t>arcu</w:t>
      </w:r>
      <w:proofErr w:type="spellEnd"/>
      <w:r w:rsidRPr="00DD49CF">
        <w:rPr>
          <w:color w:val="000000"/>
          <w:sz w:val="24"/>
          <w:szCs w:val="24"/>
          <w:lang w:val="fr-FR" w:eastAsia="en-IN"/>
        </w:rPr>
        <w:t xml:space="preserve"> pretium </w:t>
      </w:r>
      <w:proofErr w:type="spellStart"/>
      <w:r w:rsidRPr="00DD49CF">
        <w:rPr>
          <w:color w:val="000000"/>
          <w:sz w:val="24"/>
          <w:szCs w:val="24"/>
          <w:lang w:val="fr-FR" w:eastAsia="en-IN"/>
        </w:rPr>
        <w:t>proin</w:t>
      </w:r>
      <w:proofErr w:type="spellEnd"/>
      <w:r w:rsidRPr="00DD49CF">
        <w:rPr>
          <w:color w:val="000000"/>
          <w:sz w:val="24"/>
          <w:szCs w:val="24"/>
          <w:lang w:val="fr-FR" w:eastAsia="en-IN"/>
        </w:rPr>
        <w:t xml:space="preserve"> </w:t>
      </w:r>
      <w:proofErr w:type="spellStart"/>
      <w:r w:rsidRPr="00DD49CF">
        <w:rPr>
          <w:color w:val="000000"/>
          <w:sz w:val="24"/>
          <w:szCs w:val="24"/>
          <w:lang w:val="fr-FR" w:eastAsia="en-IN"/>
        </w:rPr>
        <w:t>lacus</w:t>
      </w:r>
      <w:proofErr w:type="spellEnd"/>
      <w:r w:rsidRPr="00DD49CF">
        <w:rPr>
          <w:color w:val="000000"/>
          <w:sz w:val="24"/>
          <w:szCs w:val="24"/>
          <w:lang w:val="fr-FR" w:eastAsia="en-IN"/>
        </w:rPr>
        <w:t xml:space="preserve"> </w:t>
      </w:r>
      <w:proofErr w:type="spellStart"/>
      <w:r w:rsidRPr="00DD49CF">
        <w:rPr>
          <w:color w:val="000000"/>
          <w:sz w:val="24"/>
          <w:szCs w:val="24"/>
          <w:lang w:val="fr-FR" w:eastAsia="en-IN"/>
        </w:rPr>
        <w:t>dolor</w:t>
      </w:r>
      <w:proofErr w:type="spellEnd"/>
      <w:r w:rsidRPr="00DD49CF">
        <w:rPr>
          <w:color w:val="000000"/>
          <w:sz w:val="24"/>
          <w:szCs w:val="24"/>
          <w:lang w:val="fr-FR" w:eastAsia="en-IN"/>
        </w:rPr>
        <w:t xml:space="preserve"> et. </w:t>
      </w:r>
      <w:proofErr w:type="spellStart"/>
      <w:r w:rsidRPr="001A4E73">
        <w:rPr>
          <w:color w:val="000000"/>
          <w:sz w:val="24"/>
          <w:szCs w:val="24"/>
          <w:lang w:val="fr-FR" w:eastAsia="en-IN"/>
        </w:rPr>
        <w:t>Eu</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tortor</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vel</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ultrices</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amet</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dignissim</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mauris</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vehicula</w:t>
      </w:r>
      <w:proofErr w:type="spellEnd"/>
      <w:r w:rsidRPr="001A4E73">
        <w:rPr>
          <w:color w:val="000000"/>
          <w:sz w:val="24"/>
          <w:szCs w:val="24"/>
          <w:lang w:val="fr-FR" w:eastAsia="en-IN"/>
        </w:rPr>
        <w:t>.</w:t>
      </w:r>
    </w:p>
    <w:p w14:paraId="789568D3" w14:textId="77777777" w:rsidR="001A4E73" w:rsidRPr="00D66DB2" w:rsidRDefault="001A4E73" w:rsidP="001A4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de-DE" w:eastAsia="en-IN"/>
        </w:rPr>
      </w:pPr>
      <w:r w:rsidRPr="0050669F">
        <w:rPr>
          <w:color w:val="000000"/>
          <w:sz w:val="24"/>
          <w:szCs w:val="24"/>
          <w:u w:val="single"/>
          <w:lang w:val="fr-FR" w:eastAsia="en-IN"/>
          <w:rPrChange w:id="4" w:author="Selvarathinam Muthu" w:date="2018-11-22T22:32:00Z">
            <w:rPr>
              <w:color w:val="000000"/>
              <w:sz w:val="24"/>
              <w:szCs w:val="24"/>
              <w:lang w:val="fr-FR" w:eastAsia="en-IN"/>
            </w:rPr>
          </w:rPrChange>
        </w:rPr>
        <w:t>Lorem</w:t>
      </w:r>
      <w:r w:rsidRPr="001A4E73">
        <w:rPr>
          <w:color w:val="000000"/>
          <w:sz w:val="24"/>
          <w:szCs w:val="24"/>
          <w:lang w:val="fr-FR" w:eastAsia="en-IN"/>
        </w:rPr>
        <w:t xml:space="preserve"> </w:t>
      </w:r>
      <w:proofErr w:type="spellStart"/>
      <w:r w:rsidRPr="001A4E73">
        <w:rPr>
          <w:color w:val="000000"/>
          <w:sz w:val="24"/>
          <w:szCs w:val="24"/>
          <w:lang w:val="fr-FR" w:eastAsia="en-IN"/>
        </w:rPr>
        <w:t>tortor</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neque</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purus</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taciti</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quis</w:t>
      </w:r>
      <w:proofErr w:type="spellEnd"/>
      <w:r w:rsidRPr="001A4E73">
        <w:rPr>
          <w:color w:val="000000"/>
          <w:sz w:val="24"/>
          <w:szCs w:val="24"/>
          <w:lang w:val="fr-FR" w:eastAsia="en-IN"/>
        </w:rPr>
        <w:t xml:space="preserve"> id. </w:t>
      </w:r>
      <w:r w:rsidRPr="00D66DB2">
        <w:rPr>
          <w:color w:val="000000"/>
          <w:sz w:val="24"/>
          <w:szCs w:val="24"/>
          <w:lang w:val="de-DE" w:eastAsia="en-IN"/>
        </w:rPr>
        <w:t>Elementum integer orci accumsan minim phasellus vel.</w:t>
      </w:r>
    </w:p>
    <w:p w14:paraId="16E35733" w14:textId="77777777" w:rsidR="001A4E73" w:rsidRPr="00D66DB2" w:rsidRDefault="001A4E73" w:rsidP="001A4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de-DE" w:eastAsia="en-IN"/>
        </w:rPr>
      </w:pPr>
    </w:p>
    <w:p w14:paraId="2A94EC69" w14:textId="6B06AE84" w:rsidR="001A4E73" w:rsidRPr="00D66DB2" w:rsidRDefault="001A4E73" w:rsidP="001A4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de-DE" w:eastAsia="en-IN"/>
        </w:rPr>
      </w:pPr>
      <w:r w:rsidRPr="00D66DB2">
        <w:rPr>
          <w:color w:val="000000"/>
          <w:sz w:val="24"/>
          <w:szCs w:val="24"/>
          <w:lang w:val="de-DE" w:eastAsia="en-IN"/>
        </w:rPr>
        <w:t xml:space="preserve">Vestibulum duis </w:t>
      </w:r>
      <w:ins w:id="5" w:author="Ramaraj Marimuthu" w:date="2020-12-01T15:07:00Z">
        <w:r w:rsidR="006718F7" w:rsidRPr="006718F7">
          <w:rPr>
            <w:color w:val="000000"/>
            <w:sz w:val="24"/>
            <w:szCs w:val="24"/>
            <w:lang w:val="de-DE" w:eastAsia="en-IN"/>
          </w:rPr>
          <w:t xml:space="preserve">lacus amet amet </w:t>
        </w:r>
      </w:ins>
      <w:r w:rsidRPr="00D66DB2">
        <w:rPr>
          <w:color w:val="000000"/>
          <w:sz w:val="24"/>
          <w:szCs w:val="24"/>
          <w:lang w:val="de-DE" w:eastAsia="en-IN"/>
        </w:rPr>
        <w:t xml:space="preserve">integer diam mi libero felis, sollicitudin id dictum etiam blandit lacus, ac condimentum </w:t>
      </w:r>
      <w:r w:rsidR="0004698E">
        <w:rPr>
          <w:noProof/>
          <w:color w:val="000000"/>
          <w:sz w:val="24"/>
          <w:szCs w:val="24"/>
        </w:rPr>
        <w:drawing>
          <wp:anchor distT="0" distB="0" distL="114300" distR="114300" simplePos="0" relativeHeight="251659264" behindDoc="1" locked="1" layoutInCell="1" allowOverlap="1" wp14:anchorId="1011940E" wp14:editId="0D699403">
            <wp:simplePos x="0" y="0"/>
            <wp:positionH relativeFrom="column">
              <wp:align>left</wp:align>
            </wp:positionH>
            <wp:positionV relativeFrom="paragraph">
              <wp:posOffset>177800</wp:posOffset>
            </wp:positionV>
            <wp:extent cx="1495425" cy="1495425"/>
            <wp:effectExtent l="0" t="0" r="9525" b="9525"/>
            <wp:wrapTight wrapText="bothSides">
              <wp:wrapPolygon edited="1">
                <wp:start x="9906" y="0"/>
                <wp:lineTo x="2476" y="3027"/>
                <wp:lineTo x="2476" y="8805"/>
                <wp:lineTo x="0" y="10456"/>
                <wp:lineTo x="0" y="11832"/>
                <wp:lineTo x="5778" y="13208"/>
                <wp:lineTo x="3027" y="17610"/>
                <wp:lineTo x="2752" y="18436"/>
                <wp:lineTo x="6879" y="20637"/>
                <wp:lineTo x="9906" y="21462"/>
                <wp:lineTo x="11282" y="21462"/>
                <wp:lineTo x="12932" y="21462"/>
                <wp:lineTo x="18711" y="18436"/>
                <wp:lineTo x="18436" y="13208"/>
                <wp:lineTo x="19398" y="11281"/>
                <wp:lineTo x="21600" y="9906"/>
                <wp:lineTo x="18711" y="8805"/>
                <wp:lineTo x="18161" y="4403"/>
                <wp:lineTo x="19261" y="3577"/>
                <wp:lineTo x="18436" y="2752"/>
                <wp:lineTo x="11282" y="0"/>
                <wp:lineTo x="9906"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pic:spPr>
                </pic:pic>
              </a:graphicData>
            </a:graphic>
          </wp:anchor>
        </w:drawing>
      </w:r>
      <w:r w:rsidRPr="00D66DB2">
        <w:rPr>
          <w:color w:val="000000"/>
          <w:sz w:val="24"/>
          <w:szCs w:val="24"/>
          <w:lang w:val="de-DE" w:eastAsia="en-IN"/>
        </w:rPr>
        <w:t>magna dictumst interdum et,</w:t>
      </w:r>
    </w:p>
    <w:p w14:paraId="2E3E4A6B" w14:textId="77777777" w:rsidR="001A4E73" w:rsidRPr="006A5DD2" w:rsidRDefault="001A4E73" w:rsidP="001A4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es-MX" w:eastAsia="en-IN"/>
        </w:rPr>
      </w:pPr>
      <w:proofErr w:type="spellStart"/>
      <w:r w:rsidRPr="006A5DD2">
        <w:rPr>
          <w:color w:val="000000"/>
          <w:sz w:val="24"/>
          <w:szCs w:val="24"/>
          <w:lang w:val="es-MX" w:eastAsia="en-IN"/>
        </w:rPr>
        <w:t>nam</w:t>
      </w:r>
      <w:proofErr w:type="spellEnd"/>
      <w:r w:rsidRPr="006A5DD2">
        <w:rPr>
          <w:color w:val="000000"/>
          <w:sz w:val="24"/>
          <w:szCs w:val="24"/>
          <w:lang w:val="es-MX" w:eastAsia="en-IN"/>
        </w:rPr>
        <w:t xml:space="preserve"> commodo mi </w:t>
      </w:r>
      <w:proofErr w:type="spellStart"/>
      <w:r w:rsidRPr="006A5DD2">
        <w:rPr>
          <w:color w:val="000000"/>
          <w:sz w:val="24"/>
          <w:szCs w:val="24"/>
          <w:lang w:val="es-MX" w:eastAsia="en-IN"/>
        </w:rPr>
        <w:t>habitasse</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enim</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fringilla</w:t>
      </w:r>
      <w:proofErr w:type="spellEnd"/>
      <w:r w:rsidRPr="006A5DD2">
        <w:rPr>
          <w:color w:val="000000"/>
          <w:sz w:val="24"/>
          <w:szCs w:val="24"/>
          <w:lang w:val="es-MX" w:eastAsia="en-IN"/>
        </w:rPr>
        <w:t xml:space="preserve"> nunc, </w:t>
      </w:r>
      <w:proofErr w:type="spellStart"/>
      <w:r w:rsidRPr="006A5DD2">
        <w:rPr>
          <w:color w:val="000000"/>
          <w:sz w:val="24"/>
          <w:szCs w:val="24"/>
          <w:lang w:val="es-MX" w:eastAsia="en-IN"/>
        </w:rPr>
        <w:t>amet</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aliquam</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sapien</w:t>
      </w:r>
      <w:proofErr w:type="spellEnd"/>
      <w:r w:rsidRPr="006A5DD2">
        <w:rPr>
          <w:color w:val="000000"/>
          <w:sz w:val="24"/>
          <w:szCs w:val="24"/>
          <w:lang w:val="es-MX" w:eastAsia="en-IN"/>
        </w:rPr>
        <w:t xml:space="preserve"> </w:t>
      </w:r>
      <w:proofErr w:type="gramStart"/>
      <w:r w:rsidRPr="006A5DD2">
        <w:rPr>
          <w:color w:val="000000"/>
          <w:sz w:val="24"/>
          <w:szCs w:val="24"/>
          <w:lang w:val="es-MX" w:eastAsia="en-IN"/>
        </w:rPr>
        <w:t>per tortor</w:t>
      </w:r>
      <w:proofErr w:type="gramEnd"/>
      <w:r w:rsidRPr="006A5DD2">
        <w:rPr>
          <w:color w:val="000000"/>
          <w:sz w:val="24"/>
          <w:szCs w:val="24"/>
          <w:lang w:val="es-MX" w:eastAsia="en-IN"/>
        </w:rPr>
        <w:t xml:space="preserve"> </w:t>
      </w:r>
      <w:proofErr w:type="spellStart"/>
      <w:r w:rsidRPr="006A5DD2">
        <w:rPr>
          <w:color w:val="000000"/>
          <w:sz w:val="24"/>
          <w:szCs w:val="24"/>
          <w:lang w:val="es-MX" w:eastAsia="en-IN"/>
        </w:rPr>
        <w:t>luctus</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Conubia</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voluptates</w:t>
      </w:r>
      <w:proofErr w:type="spellEnd"/>
      <w:r w:rsidRPr="006A5DD2">
        <w:rPr>
          <w:color w:val="000000"/>
          <w:sz w:val="24"/>
          <w:szCs w:val="24"/>
          <w:lang w:val="es-MX" w:eastAsia="en-IN"/>
        </w:rPr>
        <w:t xml:space="preserve"> at nunc, </w:t>
      </w:r>
      <w:proofErr w:type="spellStart"/>
      <w:r w:rsidRPr="006A5DD2">
        <w:rPr>
          <w:color w:val="000000"/>
          <w:sz w:val="24"/>
          <w:szCs w:val="24"/>
          <w:lang w:val="es-MX" w:eastAsia="en-IN"/>
        </w:rPr>
        <w:t>congue</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lectus</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malesuada</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nulla</w:t>
      </w:r>
      <w:proofErr w:type="spellEnd"/>
      <w:r w:rsidRPr="006A5DD2">
        <w:rPr>
          <w:color w:val="000000"/>
          <w:sz w:val="24"/>
          <w:szCs w:val="24"/>
          <w:lang w:val="es-MX" w:eastAsia="en-IN"/>
        </w:rPr>
        <w:t>.</w:t>
      </w:r>
    </w:p>
    <w:p w14:paraId="26B9AF48" w14:textId="77777777" w:rsidR="001A4E73" w:rsidRPr="006A5DD2" w:rsidRDefault="001A4E73" w:rsidP="001A4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es-MX" w:eastAsia="en-IN"/>
        </w:rPr>
      </w:pPr>
      <w:proofErr w:type="spellStart"/>
      <w:r w:rsidRPr="006A5DD2">
        <w:rPr>
          <w:color w:val="000000"/>
          <w:sz w:val="24"/>
          <w:szCs w:val="24"/>
          <w:lang w:val="es-MX" w:eastAsia="en-IN"/>
        </w:rPr>
        <w:t>Rutrum</w:t>
      </w:r>
      <w:proofErr w:type="spellEnd"/>
      <w:r w:rsidRPr="006A5DD2">
        <w:rPr>
          <w:color w:val="000000"/>
          <w:sz w:val="24"/>
          <w:szCs w:val="24"/>
          <w:lang w:val="es-MX" w:eastAsia="en-IN"/>
        </w:rPr>
        <w:t xml:space="preserve"> quo </w:t>
      </w:r>
      <w:proofErr w:type="spellStart"/>
      <w:r w:rsidRPr="006A5DD2">
        <w:rPr>
          <w:color w:val="000000"/>
          <w:sz w:val="24"/>
          <w:szCs w:val="24"/>
          <w:lang w:val="es-MX" w:eastAsia="en-IN"/>
        </w:rPr>
        <w:t>morbi</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feugiat</w:t>
      </w:r>
      <w:proofErr w:type="spellEnd"/>
      <w:r w:rsidRPr="006A5DD2">
        <w:rPr>
          <w:color w:val="000000"/>
          <w:sz w:val="24"/>
          <w:szCs w:val="24"/>
          <w:lang w:val="es-MX" w:eastAsia="en-IN"/>
        </w:rPr>
        <w:t xml:space="preserve"> sed mi </w:t>
      </w:r>
      <w:proofErr w:type="spellStart"/>
      <w:r w:rsidRPr="006A5DD2">
        <w:rPr>
          <w:color w:val="000000"/>
          <w:sz w:val="24"/>
          <w:szCs w:val="24"/>
          <w:lang w:val="es-MX" w:eastAsia="en-IN"/>
        </w:rPr>
        <w:t>turpis</w:t>
      </w:r>
      <w:proofErr w:type="spellEnd"/>
      <w:r w:rsidRPr="006A5DD2">
        <w:rPr>
          <w:color w:val="000000"/>
          <w:sz w:val="24"/>
          <w:szCs w:val="24"/>
          <w:lang w:val="es-MX" w:eastAsia="en-IN"/>
        </w:rPr>
        <w:t>,</w:t>
      </w:r>
      <w:r w:rsidR="00B01BC5" w:rsidRPr="006A5DD2">
        <w:rPr>
          <w:color w:val="000000"/>
          <w:sz w:val="24"/>
          <w:szCs w:val="24"/>
          <w:lang w:val="es-MX" w:eastAsia="en-IN"/>
        </w:rPr>
        <w:t xml:space="preserve"> ac </w:t>
      </w:r>
      <w:proofErr w:type="spellStart"/>
      <w:r w:rsidR="00B01BC5" w:rsidRPr="006A5DD2">
        <w:rPr>
          <w:color w:val="000000"/>
          <w:sz w:val="24"/>
          <w:szCs w:val="24"/>
          <w:lang w:val="es-MX" w:eastAsia="en-IN"/>
        </w:rPr>
        <w:t>cursus</w:t>
      </w:r>
      <w:proofErr w:type="spellEnd"/>
      <w:r w:rsidR="00B01BC5" w:rsidRPr="006A5DD2">
        <w:rPr>
          <w:color w:val="000000"/>
          <w:sz w:val="24"/>
          <w:szCs w:val="24"/>
          <w:lang w:val="es-MX" w:eastAsia="en-IN"/>
        </w:rPr>
        <w:t xml:space="preserve"> </w:t>
      </w:r>
      <w:proofErr w:type="spellStart"/>
      <w:r w:rsidR="00B01BC5" w:rsidRPr="006A5DD2">
        <w:rPr>
          <w:color w:val="000000"/>
          <w:sz w:val="24"/>
          <w:szCs w:val="24"/>
          <w:lang w:val="es-MX" w:eastAsia="en-IN"/>
        </w:rPr>
        <w:t>integer</w:t>
      </w:r>
      <w:proofErr w:type="spellEnd"/>
      <w:r w:rsidR="00B01BC5" w:rsidRPr="006A5DD2">
        <w:rPr>
          <w:color w:val="000000"/>
          <w:sz w:val="24"/>
          <w:szCs w:val="24"/>
          <w:lang w:val="es-MX" w:eastAsia="en-IN"/>
        </w:rPr>
        <w:t xml:space="preserve"> ornare dolor</w:t>
      </w:r>
      <w:r w:rsidR="00281526" w:rsidRPr="006A5DD2">
        <w:rPr>
          <w:color w:val="000000"/>
          <w:sz w:val="24"/>
          <w:szCs w:val="24"/>
          <w:lang w:val="es-MX" w:eastAsia="en-IN"/>
        </w:rPr>
        <w:t xml:space="preserve"> </w:t>
      </w:r>
      <w:proofErr w:type="spellStart"/>
      <w:r w:rsidRPr="006A5DD2">
        <w:rPr>
          <w:color w:val="000000"/>
          <w:sz w:val="24"/>
          <w:szCs w:val="24"/>
          <w:lang w:val="es-MX" w:eastAsia="en-IN"/>
        </w:rPr>
        <w:t>Purus</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dui</w:t>
      </w:r>
      <w:proofErr w:type="spellEnd"/>
      <w:r w:rsidRPr="006A5DD2">
        <w:rPr>
          <w:color w:val="000000"/>
          <w:sz w:val="24"/>
          <w:szCs w:val="24"/>
          <w:lang w:val="es-MX" w:eastAsia="en-IN"/>
        </w:rPr>
        <w:t xml:space="preserve"> in et </w:t>
      </w:r>
      <w:proofErr w:type="spellStart"/>
      <w:r w:rsidRPr="006A5DD2">
        <w:rPr>
          <w:color w:val="000000"/>
          <w:sz w:val="24"/>
          <w:szCs w:val="24"/>
          <w:lang w:val="es-MX" w:eastAsia="en-IN"/>
        </w:rPr>
        <w:t>tincidunt</w:t>
      </w:r>
      <w:proofErr w:type="spellEnd"/>
      <w:r w:rsidRPr="006A5DD2">
        <w:rPr>
          <w:color w:val="000000"/>
          <w:sz w:val="24"/>
          <w:szCs w:val="24"/>
          <w:lang w:val="es-MX" w:eastAsia="en-IN"/>
        </w:rPr>
        <w:t xml:space="preserve">, sed eros </w:t>
      </w:r>
      <w:proofErr w:type="spellStart"/>
      <w:r w:rsidRPr="006A5DD2">
        <w:rPr>
          <w:color w:val="000000"/>
          <w:sz w:val="24"/>
          <w:szCs w:val="24"/>
          <w:lang w:val="es-MX" w:eastAsia="en-IN"/>
        </w:rPr>
        <w:t>pede</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adipiscing</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tellus</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est</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suscipit</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nulla</w:t>
      </w:r>
      <w:proofErr w:type="spellEnd"/>
      <w:r w:rsidRPr="006A5DD2">
        <w:rPr>
          <w:color w:val="000000"/>
          <w:sz w:val="24"/>
          <w:szCs w:val="24"/>
          <w:lang w:val="es-MX" w:eastAsia="en-IN"/>
        </w:rPr>
        <w:t>,</w:t>
      </w:r>
    </w:p>
    <w:p w14:paraId="3C8630C7" w14:textId="77777777" w:rsidR="001A4E73" w:rsidRPr="00DB4056" w:rsidRDefault="001A4E73" w:rsidP="001A4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en-IN" w:eastAsia="en-IN"/>
        </w:rPr>
      </w:pPr>
      <w:proofErr w:type="spellStart"/>
      <w:r w:rsidRPr="006A5DD2">
        <w:rPr>
          <w:color w:val="000000"/>
          <w:sz w:val="24"/>
          <w:szCs w:val="24"/>
          <w:lang w:val="es-MX" w:eastAsia="en-IN"/>
        </w:rPr>
        <w:t>arcu</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nec</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fringilla</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vel</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aliquam</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mollis</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lorem</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rerum</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hac</w:t>
      </w:r>
      <w:proofErr w:type="spellEnd"/>
      <w:r w:rsidRPr="006A5DD2">
        <w:rPr>
          <w:color w:val="000000"/>
          <w:sz w:val="24"/>
          <w:szCs w:val="24"/>
          <w:lang w:val="es-MX" w:eastAsia="en-IN"/>
        </w:rPr>
        <w:t xml:space="preserve"> </w:t>
      </w:r>
      <w:proofErr w:type="spellStart"/>
      <w:r w:rsidRPr="006A5DD2">
        <w:rPr>
          <w:color w:val="000000"/>
          <w:sz w:val="24"/>
          <w:szCs w:val="24"/>
          <w:lang w:val="es-MX" w:eastAsia="en-IN"/>
        </w:rPr>
        <w:t>vestibulum</w:t>
      </w:r>
      <w:proofErr w:type="spellEnd"/>
      <w:r w:rsidRPr="006A5DD2">
        <w:rPr>
          <w:color w:val="000000"/>
          <w:sz w:val="24"/>
          <w:szCs w:val="24"/>
          <w:lang w:val="es-MX" w:eastAsia="en-IN"/>
        </w:rPr>
        <w:t xml:space="preserve"> ante </w:t>
      </w:r>
      <w:proofErr w:type="spellStart"/>
      <w:r w:rsidRPr="006A5DD2">
        <w:rPr>
          <w:color w:val="000000"/>
          <w:sz w:val="24"/>
          <w:szCs w:val="24"/>
          <w:lang w:val="es-MX" w:eastAsia="en-IN"/>
        </w:rPr>
        <w:t>nullam</w:t>
      </w:r>
      <w:proofErr w:type="spellEnd"/>
      <w:r w:rsidRPr="006A5DD2">
        <w:rPr>
          <w:color w:val="000000"/>
          <w:sz w:val="24"/>
          <w:szCs w:val="24"/>
          <w:lang w:val="es-MX" w:eastAsia="en-IN"/>
        </w:rPr>
        <w:t xml:space="preserve">. </w:t>
      </w:r>
      <w:proofErr w:type="spellStart"/>
      <w:r w:rsidRPr="00BB6F84">
        <w:rPr>
          <w:color w:val="000000"/>
          <w:sz w:val="24"/>
          <w:szCs w:val="24"/>
          <w:lang w:val="en-IN" w:eastAsia="en-IN"/>
          <w:rPrChange w:id="6" w:author="Suriya Balamurugan" w:date="2021-02-22T18:31:00Z">
            <w:rPr>
              <w:color w:val="000000"/>
              <w:sz w:val="24"/>
              <w:szCs w:val="24"/>
              <w:lang w:val="es-MX" w:eastAsia="en-IN"/>
            </w:rPr>
          </w:rPrChange>
        </w:rPr>
        <w:t>Volutpat</w:t>
      </w:r>
      <w:proofErr w:type="spellEnd"/>
      <w:r w:rsidRPr="00BB6F84">
        <w:rPr>
          <w:color w:val="000000"/>
          <w:sz w:val="24"/>
          <w:szCs w:val="24"/>
          <w:lang w:val="en-IN" w:eastAsia="en-IN"/>
          <w:rPrChange w:id="7" w:author="Suriya Balamurugan" w:date="2021-02-22T18:31:00Z">
            <w:rPr>
              <w:color w:val="000000"/>
              <w:sz w:val="24"/>
              <w:szCs w:val="24"/>
              <w:lang w:val="es-MX" w:eastAsia="en-IN"/>
            </w:rPr>
          </w:rPrChange>
        </w:rPr>
        <w:t xml:space="preserve"> a </w:t>
      </w:r>
      <w:proofErr w:type="spellStart"/>
      <w:r w:rsidRPr="00BB6F84">
        <w:rPr>
          <w:color w:val="000000"/>
          <w:sz w:val="24"/>
          <w:szCs w:val="24"/>
          <w:lang w:val="en-IN" w:eastAsia="en-IN"/>
          <w:rPrChange w:id="8" w:author="Suriya Balamurugan" w:date="2021-02-22T18:31:00Z">
            <w:rPr>
              <w:color w:val="000000"/>
              <w:sz w:val="24"/>
              <w:szCs w:val="24"/>
              <w:lang w:val="es-MX" w:eastAsia="en-IN"/>
            </w:rPr>
          </w:rPrChange>
        </w:rPr>
        <w:t>lectus</w:t>
      </w:r>
      <w:proofErr w:type="spellEnd"/>
      <w:r w:rsidRPr="00BB6F84">
        <w:rPr>
          <w:color w:val="000000"/>
          <w:sz w:val="24"/>
          <w:szCs w:val="24"/>
          <w:lang w:val="en-IN" w:eastAsia="en-IN"/>
          <w:rPrChange w:id="9" w:author="Suriya Balamurugan" w:date="2021-02-22T18:31:00Z">
            <w:rPr>
              <w:color w:val="000000"/>
              <w:sz w:val="24"/>
              <w:szCs w:val="24"/>
              <w:lang w:val="es-MX" w:eastAsia="en-IN"/>
            </w:rPr>
          </w:rPrChange>
        </w:rPr>
        <w:t xml:space="preserve">, lorem pulvinar </w:t>
      </w:r>
      <w:proofErr w:type="spellStart"/>
      <w:r w:rsidRPr="00BB6F84">
        <w:rPr>
          <w:color w:val="000000"/>
          <w:sz w:val="24"/>
          <w:szCs w:val="24"/>
          <w:lang w:val="en-IN" w:eastAsia="en-IN"/>
          <w:rPrChange w:id="10" w:author="Suriya Balamurugan" w:date="2021-02-22T18:31:00Z">
            <w:rPr>
              <w:color w:val="000000"/>
              <w:sz w:val="24"/>
              <w:szCs w:val="24"/>
              <w:lang w:val="es-MX" w:eastAsia="en-IN"/>
            </w:rPr>
          </w:rPrChange>
        </w:rPr>
        <w:t>quis</w:t>
      </w:r>
      <w:proofErr w:type="spellEnd"/>
      <w:r w:rsidRPr="00BB6F84">
        <w:rPr>
          <w:color w:val="000000"/>
          <w:sz w:val="24"/>
          <w:szCs w:val="24"/>
          <w:lang w:val="en-IN" w:eastAsia="en-IN"/>
          <w:rPrChange w:id="11" w:author="Suriya Balamurugan" w:date="2021-02-22T18:31:00Z">
            <w:rPr>
              <w:color w:val="000000"/>
              <w:sz w:val="24"/>
              <w:szCs w:val="24"/>
              <w:lang w:val="es-MX" w:eastAsia="en-IN"/>
            </w:rPr>
          </w:rPrChange>
        </w:rPr>
        <w:t xml:space="preserve">. </w:t>
      </w:r>
      <w:proofErr w:type="spellStart"/>
      <w:r w:rsidRPr="00DB4056">
        <w:rPr>
          <w:color w:val="000000"/>
          <w:sz w:val="24"/>
          <w:szCs w:val="24"/>
          <w:lang w:val="en-IN" w:eastAsia="en-IN"/>
        </w:rPr>
        <w:t>Lobortis</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vehicula</w:t>
      </w:r>
      <w:proofErr w:type="spellEnd"/>
      <w:r w:rsidRPr="00DB4056">
        <w:rPr>
          <w:color w:val="000000"/>
          <w:sz w:val="24"/>
          <w:szCs w:val="24"/>
          <w:lang w:val="en-IN" w:eastAsia="en-IN"/>
        </w:rPr>
        <w:t xml:space="preserve"> in </w:t>
      </w:r>
      <w:proofErr w:type="spellStart"/>
      <w:r w:rsidRPr="00DB4056">
        <w:rPr>
          <w:color w:val="000000"/>
          <w:sz w:val="24"/>
          <w:szCs w:val="24"/>
          <w:lang w:val="en-IN" w:eastAsia="en-IN"/>
        </w:rPr>
        <w:t>imperdiet</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orci</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urna</w:t>
      </w:r>
      <w:proofErr w:type="spellEnd"/>
      <w:r w:rsidRPr="00DB4056">
        <w:rPr>
          <w:color w:val="000000"/>
          <w:sz w:val="24"/>
          <w:szCs w:val="24"/>
          <w:lang w:val="en-IN" w:eastAsia="en-IN"/>
        </w:rPr>
        <w:t>.</w:t>
      </w:r>
    </w:p>
    <w:p w14:paraId="030A110C" w14:textId="77777777" w:rsidR="002A0BBC" w:rsidRPr="006A5DD2" w:rsidRDefault="0041196C" w:rsidP="002A0BBC">
      <w:pPr>
        <w:pStyle w:val="t"/>
        <w:rPr>
          <w:color w:val="000000"/>
          <w:lang w:val="es-MX" w:eastAsia="en-IN"/>
        </w:rPr>
      </w:pPr>
      <w:r w:rsidRPr="00BB6F84">
        <w:rPr>
          <w:color w:val="000000"/>
          <w:lang w:val="en-IN" w:eastAsia="en-IN"/>
          <w:rPrChange w:id="12" w:author="Suriya Balamurugan" w:date="2021-02-22T18:31:00Z">
            <w:rPr>
              <w:color w:val="000000"/>
              <w:lang w:val="es-MX" w:eastAsia="en-IN"/>
            </w:rPr>
          </w:rPrChange>
        </w:rPr>
        <w:t xml:space="preserve">Lorem ipsum </w:t>
      </w:r>
      <w:proofErr w:type="spellStart"/>
      <w:r w:rsidRPr="00BB6F84">
        <w:rPr>
          <w:color w:val="000000"/>
          <w:lang w:val="en-IN" w:eastAsia="en-IN"/>
          <w:rPrChange w:id="13" w:author="Suriya Balamurugan" w:date="2021-02-22T18:31:00Z">
            <w:rPr>
              <w:color w:val="000000"/>
              <w:lang w:val="es-MX" w:eastAsia="en-IN"/>
            </w:rPr>
          </w:rPrChange>
        </w:rPr>
        <w:t>dolor</w:t>
      </w:r>
      <w:proofErr w:type="spellEnd"/>
      <w:r w:rsidRPr="00BB6F84">
        <w:rPr>
          <w:color w:val="000000"/>
          <w:lang w:val="en-IN" w:eastAsia="en-IN"/>
          <w:rPrChange w:id="14" w:author="Suriya Balamurugan" w:date="2021-02-22T18:31:00Z">
            <w:rPr>
              <w:color w:val="000000"/>
              <w:lang w:val="es-MX" w:eastAsia="en-IN"/>
            </w:rPr>
          </w:rPrChange>
        </w:rPr>
        <w:t xml:space="preserve"> sit </w:t>
      </w:r>
      <w:proofErr w:type="spellStart"/>
      <w:r w:rsidRPr="00BB6F84">
        <w:rPr>
          <w:color w:val="000000"/>
          <w:lang w:val="en-IN" w:eastAsia="en-IN"/>
          <w:rPrChange w:id="15" w:author="Suriya Balamurugan" w:date="2021-02-22T18:31:00Z">
            <w:rPr>
              <w:color w:val="000000"/>
              <w:lang w:val="es-MX" w:eastAsia="en-IN"/>
            </w:rPr>
          </w:rPrChange>
        </w:rPr>
        <w:t>amet</w:t>
      </w:r>
      <w:proofErr w:type="spellEnd"/>
      <w:r w:rsidRPr="00BB6F84">
        <w:rPr>
          <w:color w:val="000000"/>
          <w:lang w:val="en-IN" w:eastAsia="en-IN"/>
          <w:rPrChange w:id="16" w:author="Suriya Balamurugan" w:date="2021-02-22T18:31:00Z">
            <w:rPr>
              <w:color w:val="000000"/>
              <w:lang w:val="es-MX" w:eastAsia="en-IN"/>
            </w:rPr>
          </w:rPrChange>
        </w:rPr>
        <w:t xml:space="preserve">, </w:t>
      </w:r>
      <w:proofErr w:type="spellStart"/>
      <w:r w:rsidRPr="00BB6F84">
        <w:rPr>
          <w:color w:val="000000"/>
          <w:lang w:val="en-IN" w:eastAsia="en-IN"/>
          <w:rPrChange w:id="17" w:author="Suriya Balamurugan" w:date="2021-02-22T18:31:00Z">
            <w:rPr>
              <w:color w:val="000000"/>
              <w:lang w:val="es-MX" w:eastAsia="en-IN"/>
            </w:rPr>
          </w:rPrChange>
        </w:rPr>
        <w:t>lacus</w:t>
      </w:r>
      <w:proofErr w:type="spellEnd"/>
      <w:r w:rsidRPr="00BB6F84">
        <w:rPr>
          <w:color w:val="000000"/>
          <w:lang w:val="en-IN" w:eastAsia="en-IN"/>
          <w:rPrChange w:id="18" w:author="Suriya Balamurugan" w:date="2021-02-22T18:31:00Z">
            <w:rPr>
              <w:color w:val="000000"/>
              <w:lang w:val="es-MX" w:eastAsia="en-IN"/>
            </w:rPr>
          </w:rPrChange>
        </w:rPr>
        <w:t xml:space="preserve"> </w:t>
      </w:r>
      <w:proofErr w:type="spellStart"/>
      <w:r w:rsidRPr="00BB6F84">
        <w:rPr>
          <w:color w:val="000000"/>
          <w:lang w:val="en-IN" w:eastAsia="en-IN"/>
          <w:rPrChange w:id="19" w:author="Suriya Balamurugan" w:date="2021-02-22T18:31:00Z">
            <w:rPr>
              <w:color w:val="000000"/>
              <w:lang w:val="es-MX" w:eastAsia="en-IN"/>
            </w:rPr>
          </w:rPrChange>
        </w:rPr>
        <w:t>amet</w:t>
      </w:r>
      <w:proofErr w:type="spellEnd"/>
      <w:r w:rsidRPr="00BB6F84">
        <w:rPr>
          <w:color w:val="000000"/>
          <w:lang w:val="en-IN" w:eastAsia="en-IN"/>
          <w:rPrChange w:id="20" w:author="Suriya Balamurugan" w:date="2021-02-22T18:31:00Z">
            <w:rPr>
              <w:color w:val="000000"/>
              <w:lang w:val="es-MX" w:eastAsia="en-IN"/>
            </w:rPr>
          </w:rPrChange>
        </w:rPr>
        <w:t xml:space="preserve"> </w:t>
      </w:r>
      <w:proofErr w:type="spellStart"/>
      <w:r w:rsidRPr="00BB6F84">
        <w:rPr>
          <w:color w:val="000000"/>
          <w:lang w:val="en-IN" w:eastAsia="en-IN"/>
          <w:rPrChange w:id="21" w:author="Suriya Balamurugan" w:date="2021-02-22T18:31:00Z">
            <w:rPr>
              <w:color w:val="000000"/>
              <w:lang w:val="es-MX" w:eastAsia="en-IN"/>
            </w:rPr>
          </w:rPrChange>
        </w:rPr>
        <w:t>amet</w:t>
      </w:r>
      <w:proofErr w:type="spellEnd"/>
      <w:r w:rsidRPr="00BB6F84">
        <w:rPr>
          <w:color w:val="000000"/>
          <w:lang w:val="en-IN" w:eastAsia="en-IN"/>
          <w:rPrChange w:id="22" w:author="Suriya Balamurugan" w:date="2021-02-22T18:31:00Z">
            <w:rPr>
              <w:color w:val="000000"/>
              <w:lang w:val="es-MX" w:eastAsia="en-IN"/>
            </w:rPr>
          </w:rPrChange>
        </w:rPr>
        <w:t xml:space="preserve"> </w:t>
      </w:r>
      <w:proofErr w:type="spellStart"/>
      <w:r w:rsidRPr="00BB6F84">
        <w:rPr>
          <w:color w:val="000000"/>
          <w:lang w:val="en-IN" w:eastAsia="en-IN"/>
          <w:rPrChange w:id="23" w:author="Suriya Balamurugan" w:date="2021-02-22T18:31:00Z">
            <w:rPr>
              <w:color w:val="000000"/>
              <w:lang w:val="es-MX" w:eastAsia="en-IN"/>
            </w:rPr>
          </w:rPrChange>
        </w:rPr>
        <w:t>ultricies</w:t>
      </w:r>
      <w:proofErr w:type="spellEnd"/>
      <w:r w:rsidRPr="00BB6F84">
        <w:rPr>
          <w:color w:val="000000"/>
          <w:lang w:val="en-IN" w:eastAsia="en-IN"/>
          <w:rPrChange w:id="24" w:author="Suriya Balamurugan" w:date="2021-02-22T18:31:00Z">
            <w:rPr>
              <w:color w:val="000000"/>
              <w:lang w:val="es-MX" w:eastAsia="en-IN"/>
            </w:rPr>
          </w:rPrChange>
        </w:rPr>
        <w:t xml:space="preserve">. </w:t>
      </w:r>
      <w:r w:rsidRPr="0041196C">
        <w:rPr>
          <w:color w:val="000000"/>
          <w:lang w:val="es-MX" w:eastAsia="en-IN"/>
        </w:rPr>
        <w:t xml:space="preserve">Quisque mi </w:t>
      </w:r>
      <w:proofErr w:type="spellStart"/>
      <w:r w:rsidRPr="0041196C">
        <w:rPr>
          <w:color w:val="000000"/>
          <w:lang w:val="es-MX" w:eastAsia="en-IN"/>
        </w:rPr>
        <w:t>venenatis</w:t>
      </w:r>
      <w:proofErr w:type="spellEnd"/>
      <w:r w:rsidRPr="0041196C">
        <w:rPr>
          <w:color w:val="000000"/>
          <w:lang w:val="es-MX" w:eastAsia="en-IN"/>
        </w:rPr>
        <w:t xml:space="preserve"> </w:t>
      </w:r>
      <w:proofErr w:type="spellStart"/>
      <w:r w:rsidRPr="0041196C">
        <w:rPr>
          <w:color w:val="000000"/>
          <w:lang w:val="es-MX" w:eastAsia="en-IN"/>
        </w:rPr>
        <w:t>morbi</w:t>
      </w:r>
      <w:proofErr w:type="spellEnd"/>
      <w:r w:rsidRPr="0041196C">
        <w:rPr>
          <w:color w:val="000000"/>
          <w:lang w:val="es-MX" w:eastAsia="en-IN"/>
        </w:rPr>
        <w:t xml:space="preserve"> libero, </w:t>
      </w:r>
      <w:proofErr w:type="spellStart"/>
      <w:r w:rsidRPr="0041196C">
        <w:rPr>
          <w:color w:val="000000"/>
          <w:lang w:val="es-MX" w:eastAsia="en-IN"/>
        </w:rPr>
        <w:t>orci</w:t>
      </w:r>
      <w:proofErr w:type="spellEnd"/>
      <w:r w:rsidRPr="0041196C">
        <w:rPr>
          <w:color w:val="000000"/>
          <w:lang w:val="es-MX" w:eastAsia="en-IN"/>
        </w:rPr>
        <w:t xml:space="preserve"> </w:t>
      </w:r>
      <w:proofErr w:type="spellStart"/>
      <w:r w:rsidRPr="0041196C">
        <w:rPr>
          <w:color w:val="000000"/>
          <w:lang w:val="es-MX" w:eastAsia="en-IN"/>
        </w:rPr>
        <w:t>dis</w:t>
      </w:r>
      <w:proofErr w:type="spellEnd"/>
      <w:r w:rsidRPr="0041196C">
        <w:rPr>
          <w:color w:val="000000"/>
          <w:lang w:val="es-MX" w:eastAsia="en-IN"/>
        </w:rPr>
        <w:t xml:space="preserve">, mi ut et </w:t>
      </w:r>
      <w:proofErr w:type="spellStart"/>
      <w:r w:rsidRPr="0041196C">
        <w:rPr>
          <w:color w:val="000000"/>
          <w:lang w:val="es-MX" w:eastAsia="en-IN"/>
        </w:rPr>
        <w:t>class</w:t>
      </w:r>
      <w:proofErr w:type="spellEnd"/>
      <w:r w:rsidRPr="0041196C">
        <w:rPr>
          <w:color w:val="000000"/>
          <w:lang w:val="es-MX" w:eastAsia="en-IN"/>
        </w:rPr>
        <w:t xml:space="preserve"> porta, </w:t>
      </w:r>
      <w:proofErr w:type="spellStart"/>
      <w:r w:rsidRPr="0041196C">
        <w:rPr>
          <w:color w:val="000000"/>
          <w:lang w:val="es-MX" w:eastAsia="en-IN"/>
        </w:rPr>
        <w:t>massa</w:t>
      </w:r>
      <w:proofErr w:type="spellEnd"/>
      <w:r w:rsidRPr="0041196C">
        <w:rPr>
          <w:color w:val="000000"/>
          <w:lang w:val="es-MX" w:eastAsia="en-IN"/>
        </w:rPr>
        <w:t xml:space="preserve"> </w:t>
      </w:r>
      <w:proofErr w:type="spellStart"/>
      <w:r w:rsidRPr="0041196C">
        <w:rPr>
          <w:color w:val="000000"/>
          <w:lang w:val="es-MX" w:eastAsia="en-IN"/>
        </w:rPr>
        <w:t>ligula</w:t>
      </w:r>
      <w:proofErr w:type="spellEnd"/>
      <w:r w:rsidRPr="0041196C">
        <w:rPr>
          <w:color w:val="000000"/>
          <w:lang w:val="es-MX" w:eastAsia="en-IN"/>
        </w:rPr>
        <w:t xml:space="preserve"> magna </w:t>
      </w:r>
      <w:proofErr w:type="spellStart"/>
      <w:r w:rsidRPr="0041196C">
        <w:rPr>
          <w:color w:val="000000"/>
          <w:lang w:val="es-MX" w:eastAsia="en-IN"/>
        </w:rPr>
        <w:t>enim</w:t>
      </w:r>
      <w:proofErr w:type="spellEnd"/>
      <w:r w:rsidRPr="0041196C">
        <w:rPr>
          <w:color w:val="000000"/>
          <w:lang w:val="es-MX" w:eastAsia="en-IN"/>
        </w:rPr>
        <w:t xml:space="preserve">, </w:t>
      </w:r>
      <w:proofErr w:type="spellStart"/>
      <w:r w:rsidRPr="0041196C">
        <w:rPr>
          <w:color w:val="000000"/>
          <w:lang w:val="es-MX" w:eastAsia="en-IN"/>
        </w:rPr>
        <w:t>aliquam</w:t>
      </w:r>
      <w:proofErr w:type="spellEnd"/>
      <w:r w:rsidRPr="0041196C">
        <w:rPr>
          <w:color w:val="000000"/>
          <w:lang w:val="es-MX" w:eastAsia="en-IN"/>
        </w:rPr>
        <w:t xml:space="preserve"> </w:t>
      </w:r>
      <w:proofErr w:type="spellStart"/>
      <w:r w:rsidRPr="0041196C">
        <w:rPr>
          <w:color w:val="000000"/>
          <w:lang w:val="es-MX" w:eastAsia="en-IN"/>
        </w:rPr>
        <w:t>orci</w:t>
      </w:r>
      <w:proofErr w:type="spellEnd"/>
      <w:r w:rsidRPr="0041196C">
        <w:rPr>
          <w:color w:val="000000"/>
          <w:lang w:val="es-MX" w:eastAsia="en-IN"/>
        </w:rPr>
        <w:t xml:space="preserve"> </w:t>
      </w:r>
      <w:proofErr w:type="spellStart"/>
      <w:r w:rsidRPr="0041196C">
        <w:rPr>
          <w:color w:val="000000"/>
          <w:lang w:val="es-MX" w:eastAsia="en-IN"/>
        </w:rPr>
        <w:t>vestibulum</w:t>
      </w:r>
      <w:proofErr w:type="spellEnd"/>
      <w:r w:rsidRPr="0041196C">
        <w:rPr>
          <w:color w:val="000000"/>
          <w:lang w:val="es-MX" w:eastAsia="en-IN"/>
        </w:rPr>
        <w:t xml:space="preserve"> </w:t>
      </w:r>
      <w:proofErr w:type="spellStart"/>
      <w:r w:rsidRPr="0041196C">
        <w:rPr>
          <w:color w:val="000000"/>
          <w:lang w:val="es-MX" w:eastAsia="en-IN"/>
        </w:rPr>
        <w:t>tempus</w:t>
      </w:r>
      <w:proofErr w:type="spellEnd"/>
      <w:r w:rsidRPr="0041196C">
        <w:rPr>
          <w:color w:val="000000"/>
          <w:lang w:val="es-MX" w:eastAsia="en-IN"/>
        </w:rPr>
        <w:t>.</w:t>
      </w:r>
    </w:p>
    <w:p w14:paraId="343CA92A" w14:textId="77777777" w:rsidR="002A0BBC" w:rsidRPr="00DB4056" w:rsidRDefault="002A0BBC" w:rsidP="002A0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en-IN" w:eastAsia="en-IN"/>
        </w:rPr>
      </w:pPr>
      <w:proofErr w:type="spellStart"/>
      <w:r w:rsidRPr="00DB4056">
        <w:rPr>
          <w:color w:val="000000"/>
          <w:sz w:val="24"/>
          <w:szCs w:val="24"/>
          <w:lang w:val="en-IN" w:eastAsia="en-IN"/>
        </w:rPr>
        <w:t>Turpis</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facilisis</w:t>
      </w:r>
      <w:proofErr w:type="spellEnd"/>
      <w:r w:rsidRPr="00DB4056">
        <w:rPr>
          <w:color w:val="000000"/>
          <w:sz w:val="24"/>
          <w:szCs w:val="24"/>
          <w:lang w:val="en-IN" w:eastAsia="en-IN"/>
        </w:rPr>
        <w:t xml:space="preserve"> vitae </w:t>
      </w:r>
      <w:proofErr w:type="spellStart"/>
      <w:r w:rsidRPr="00DB4056">
        <w:rPr>
          <w:color w:val="000000"/>
          <w:sz w:val="24"/>
          <w:szCs w:val="24"/>
          <w:lang w:val="en-IN" w:eastAsia="en-IN"/>
        </w:rPr>
        <w:t>consequat</w:t>
      </w:r>
      <w:proofErr w:type="spellEnd"/>
      <w:r w:rsidRPr="00DB4056">
        <w:rPr>
          <w:color w:val="000000"/>
          <w:sz w:val="24"/>
          <w:szCs w:val="24"/>
          <w:lang w:val="en-IN" w:eastAsia="en-IN"/>
        </w:rPr>
        <w:t xml:space="preserve">, cum a </w:t>
      </w:r>
      <w:proofErr w:type="spellStart"/>
      <w:r w:rsidRPr="00DB4056">
        <w:rPr>
          <w:color w:val="000000"/>
          <w:sz w:val="24"/>
          <w:szCs w:val="24"/>
          <w:lang w:val="en-IN" w:eastAsia="en-IN"/>
        </w:rPr>
        <w:t>a</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turpis</w:t>
      </w:r>
      <w:proofErr w:type="spellEnd"/>
      <w:r w:rsidRPr="00DB4056">
        <w:rPr>
          <w:color w:val="000000"/>
          <w:sz w:val="24"/>
          <w:szCs w:val="24"/>
          <w:lang w:val="en-IN" w:eastAsia="en-IN"/>
        </w:rPr>
        <w:t xml:space="preserve"> dui </w:t>
      </w:r>
      <w:proofErr w:type="spellStart"/>
      <w:r w:rsidRPr="00DB4056">
        <w:rPr>
          <w:color w:val="000000"/>
          <w:sz w:val="24"/>
          <w:szCs w:val="24"/>
          <w:lang w:val="en-IN" w:eastAsia="en-IN"/>
        </w:rPr>
        <w:t>consequat</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massa</w:t>
      </w:r>
      <w:proofErr w:type="spellEnd"/>
      <w:r w:rsidRPr="00DB4056">
        <w:rPr>
          <w:color w:val="000000"/>
          <w:sz w:val="24"/>
          <w:szCs w:val="24"/>
          <w:lang w:val="en-IN" w:eastAsia="en-IN"/>
        </w:rPr>
        <w:t xml:space="preserve"> in </w:t>
      </w:r>
      <w:proofErr w:type="spellStart"/>
      <w:r w:rsidRPr="00DB4056">
        <w:rPr>
          <w:color w:val="000000"/>
          <w:sz w:val="24"/>
          <w:szCs w:val="24"/>
          <w:lang w:val="en-IN" w:eastAsia="en-IN"/>
        </w:rPr>
        <w:t>dolor</w:t>
      </w:r>
      <w:proofErr w:type="spellEnd"/>
      <w:r w:rsidRPr="00DB4056">
        <w:rPr>
          <w:color w:val="000000"/>
          <w:sz w:val="24"/>
          <w:szCs w:val="24"/>
          <w:lang w:val="en-IN" w:eastAsia="en-IN"/>
        </w:rPr>
        <w:t xml:space="preserve"> per, </w:t>
      </w:r>
      <w:proofErr w:type="spellStart"/>
      <w:r w:rsidRPr="00DB4056">
        <w:rPr>
          <w:color w:val="000000"/>
          <w:sz w:val="24"/>
          <w:szCs w:val="24"/>
          <w:lang w:val="en-IN" w:eastAsia="en-IN"/>
        </w:rPr>
        <w:t>felis</w:t>
      </w:r>
      <w:proofErr w:type="spellEnd"/>
      <w:r w:rsidRPr="00DB4056">
        <w:rPr>
          <w:color w:val="000000"/>
          <w:sz w:val="24"/>
          <w:szCs w:val="24"/>
          <w:lang w:val="en-IN" w:eastAsia="en-IN"/>
        </w:rPr>
        <w:t xml:space="preserve"> non </w:t>
      </w:r>
      <w:proofErr w:type="spellStart"/>
      <w:r w:rsidRPr="00DB4056">
        <w:rPr>
          <w:color w:val="000000"/>
          <w:sz w:val="24"/>
          <w:szCs w:val="24"/>
          <w:lang w:val="en-IN" w:eastAsia="en-IN"/>
        </w:rPr>
        <w:t>amet</w:t>
      </w:r>
      <w:proofErr w:type="spellEnd"/>
      <w:r w:rsidRPr="00DB4056">
        <w:rPr>
          <w:color w:val="000000"/>
          <w:sz w:val="24"/>
          <w:szCs w:val="24"/>
          <w:lang w:val="en-IN" w:eastAsia="en-IN"/>
        </w:rPr>
        <w:t>.</w:t>
      </w:r>
    </w:p>
    <w:p w14:paraId="163285C2" w14:textId="77777777" w:rsidR="002A0BBC" w:rsidRPr="001A4E73" w:rsidRDefault="002A0BBC" w:rsidP="002A0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fr-FR" w:eastAsia="en-IN"/>
        </w:rPr>
      </w:pPr>
      <w:proofErr w:type="spellStart"/>
      <w:r w:rsidRPr="00DB4056">
        <w:rPr>
          <w:color w:val="000000"/>
          <w:sz w:val="24"/>
          <w:szCs w:val="24"/>
          <w:lang w:val="en-IN" w:eastAsia="en-IN"/>
        </w:rPr>
        <w:t>Auctor</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eleifend</w:t>
      </w:r>
      <w:proofErr w:type="spellEnd"/>
      <w:r w:rsidRPr="00DB4056">
        <w:rPr>
          <w:color w:val="000000"/>
          <w:sz w:val="24"/>
          <w:szCs w:val="24"/>
          <w:lang w:val="en-IN" w:eastAsia="en-IN"/>
        </w:rPr>
        <w:t xml:space="preserve"> in </w:t>
      </w:r>
      <w:proofErr w:type="spellStart"/>
      <w:r w:rsidRPr="00DB4056">
        <w:rPr>
          <w:color w:val="000000"/>
          <w:sz w:val="24"/>
          <w:szCs w:val="24"/>
          <w:lang w:val="en-IN" w:eastAsia="en-IN"/>
        </w:rPr>
        <w:t>omnis</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elit</w:t>
      </w:r>
      <w:proofErr w:type="spellEnd"/>
      <w:r w:rsidRPr="00DB4056">
        <w:rPr>
          <w:color w:val="000000"/>
          <w:sz w:val="24"/>
          <w:szCs w:val="24"/>
          <w:lang w:val="en-IN" w:eastAsia="en-IN"/>
        </w:rPr>
        <w:t xml:space="preserve"> vestibulum, </w:t>
      </w:r>
      <w:proofErr w:type="spellStart"/>
      <w:r w:rsidRPr="00DB4056">
        <w:rPr>
          <w:color w:val="000000"/>
          <w:sz w:val="24"/>
          <w:szCs w:val="24"/>
          <w:lang w:val="en-IN" w:eastAsia="en-IN"/>
        </w:rPr>
        <w:t>donec</w:t>
      </w:r>
      <w:proofErr w:type="spellEnd"/>
      <w:r w:rsidRPr="00DB4056">
        <w:rPr>
          <w:color w:val="000000"/>
          <w:sz w:val="24"/>
          <w:szCs w:val="24"/>
          <w:lang w:val="en-IN" w:eastAsia="en-IN"/>
        </w:rPr>
        <w:t xml:space="preserve"> non </w:t>
      </w:r>
      <w:proofErr w:type="spellStart"/>
      <w:r w:rsidRPr="00DB4056">
        <w:rPr>
          <w:color w:val="000000"/>
          <w:sz w:val="24"/>
          <w:szCs w:val="24"/>
          <w:lang w:val="en-IN" w:eastAsia="en-IN"/>
        </w:rPr>
        <w:t>elementum</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tellus</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est</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mauris</w:t>
      </w:r>
      <w:proofErr w:type="spellEnd"/>
      <w:r w:rsidRPr="00DB4056">
        <w:rPr>
          <w:color w:val="000000"/>
          <w:sz w:val="24"/>
          <w:szCs w:val="24"/>
          <w:lang w:val="en-IN" w:eastAsia="en-IN"/>
        </w:rPr>
        <w:t xml:space="preserve">, id </w:t>
      </w:r>
      <w:proofErr w:type="spellStart"/>
      <w:r w:rsidRPr="00DB4056">
        <w:rPr>
          <w:color w:val="000000"/>
          <w:sz w:val="24"/>
          <w:szCs w:val="24"/>
          <w:lang w:val="en-IN" w:eastAsia="en-IN"/>
        </w:rPr>
        <w:t>aliquam</w:t>
      </w:r>
      <w:proofErr w:type="spellEnd"/>
      <w:r w:rsidRPr="00DB4056">
        <w:rPr>
          <w:color w:val="000000"/>
          <w:sz w:val="24"/>
          <w:szCs w:val="24"/>
          <w:lang w:val="en-IN" w:eastAsia="en-IN"/>
        </w:rPr>
        <w:t xml:space="preserve">, at </w:t>
      </w:r>
      <w:proofErr w:type="spellStart"/>
      <w:r w:rsidRPr="00DB4056">
        <w:rPr>
          <w:color w:val="000000"/>
          <w:sz w:val="24"/>
          <w:szCs w:val="24"/>
          <w:lang w:val="en-IN" w:eastAsia="en-IN"/>
        </w:rPr>
        <w:t>lacus</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arcu</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pretium</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proin</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lacus</w:t>
      </w:r>
      <w:proofErr w:type="spellEnd"/>
      <w:r w:rsidRPr="00DB4056">
        <w:rPr>
          <w:color w:val="000000"/>
          <w:sz w:val="24"/>
          <w:szCs w:val="24"/>
          <w:lang w:val="en-IN" w:eastAsia="en-IN"/>
        </w:rPr>
        <w:t xml:space="preserve"> </w:t>
      </w:r>
      <w:proofErr w:type="spellStart"/>
      <w:r w:rsidRPr="00DB4056">
        <w:rPr>
          <w:color w:val="000000"/>
          <w:sz w:val="24"/>
          <w:szCs w:val="24"/>
          <w:lang w:val="en-IN" w:eastAsia="en-IN"/>
        </w:rPr>
        <w:t>dolor</w:t>
      </w:r>
      <w:proofErr w:type="spellEnd"/>
      <w:r w:rsidRPr="00DB4056">
        <w:rPr>
          <w:color w:val="000000"/>
          <w:sz w:val="24"/>
          <w:szCs w:val="24"/>
          <w:lang w:val="en-IN" w:eastAsia="en-IN"/>
        </w:rPr>
        <w:t xml:space="preserve"> et. </w:t>
      </w:r>
      <w:proofErr w:type="spellStart"/>
      <w:r w:rsidRPr="001A4E73">
        <w:rPr>
          <w:color w:val="000000"/>
          <w:sz w:val="24"/>
          <w:szCs w:val="24"/>
          <w:lang w:val="fr-FR" w:eastAsia="en-IN"/>
        </w:rPr>
        <w:t>Eu</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tortor</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vel</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ultrices</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amet</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dignissim</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mauris</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vehicula</w:t>
      </w:r>
      <w:proofErr w:type="spellEnd"/>
      <w:r w:rsidRPr="001A4E73">
        <w:rPr>
          <w:color w:val="000000"/>
          <w:sz w:val="24"/>
          <w:szCs w:val="24"/>
          <w:lang w:val="fr-FR" w:eastAsia="en-IN"/>
        </w:rPr>
        <w:t>.</w:t>
      </w:r>
    </w:p>
    <w:p w14:paraId="2B421142" w14:textId="77777777" w:rsidR="002A0BBC" w:rsidRPr="00D66DB2" w:rsidRDefault="002A0BBC" w:rsidP="002A0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de-DE" w:eastAsia="en-IN"/>
        </w:rPr>
      </w:pPr>
      <w:r w:rsidRPr="001A4E73">
        <w:rPr>
          <w:color w:val="000000"/>
          <w:sz w:val="24"/>
          <w:szCs w:val="24"/>
          <w:lang w:val="fr-FR" w:eastAsia="en-IN"/>
        </w:rPr>
        <w:t xml:space="preserve">Lorem </w:t>
      </w:r>
      <w:proofErr w:type="spellStart"/>
      <w:r w:rsidRPr="001A4E73">
        <w:rPr>
          <w:color w:val="000000"/>
          <w:sz w:val="24"/>
          <w:szCs w:val="24"/>
          <w:lang w:val="fr-FR" w:eastAsia="en-IN"/>
        </w:rPr>
        <w:t>tortor</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neque</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purus</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taciti</w:t>
      </w:r>
      <w:proofErr w:type="spellEnd"/>
      <w:r w:rsidRPr="001A4E73">
        <w:rPr>
          <w:color w:val="000000"/>
          <w:sz w:val="24"/>
          <w:szCs w:val="24"/>
          <w:lang w:val="fr-FR" w:eastAsia="en-IN"/>
        </w:rPr>
        <w:t xml:space="preserve"> </w:t>
      </w:r>
      <w:proofErr w:type="spellStart"/>
      <w:r w:rsidRPr="001A4E73">
        <w:rPr>
          <w:color w:val="000000"/>
          <w:sz w:val="24"/>
          <w:szCs w:val="24"/>
          <w:lang w:val="fr-FR" w:eastAsia="en-IN"/>
        </w:rPr>
        <w:t>quis</w:t>
      </w:r>
      <w:proofErr w:type="spellEnd"/>
      <w:r w:rsidRPr="001A4E73">
        <w:rPr>
          <w:color w:val="000000"/>
          <w:sz w:val="24"/>
          <w:szCs w:val="24"/>
          <w:lang w:val="fr-FR" w:eastAsia="en-IN"/>
        </w:rPr>
        <w:t xml:space="preserve"> id. </w:t>
      </w:r>
      <w:r w:rsidRPr="00D66DB2">
        <w:rPr>
          <w:color w:val="000000"/>
          <w:sz w:val="24"/>
          <w:szCs w:val="24"/>
          <w:lang w:val="de-DE" w:eastAsia="en-IN"/>
        </w:rPr>
        <w:t>Elementum integer orci accumsan minim phasellus vel.</w:t>
      </w:r>
    </w:p>
    <w:p w14:paraId="209CEA25" w14:textId="77777777" w:rsidR="00D13240" w:rsidRPr="00D66DB2" w:rsidRDefault="002A0BBC" w:rsidP="000F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365F91"/>
          <w:sz w:val="28"/>
          <w:lang w:val="de-DE"/>
        </w:rPr>
      </w:pPr>
      <w:r w:rsidRPr="00D66DB2">
        <w:rPr>
          <w:color w:val="000000"/>
          <w:sz w:val="24"/>
          <w:szCs w:val="24"/>
          <w:lang w:val="de-DE" w:eastAsia="en-IN"/>
        </w:rPr>
        <w:t>Vestibulum duis integer diam mi libero f</w:t>
      </w:r>
      <w:r w:rsidR="003422F6" w:rsidRPr="00D66DB2">
        <w:rPr>
          <w:color w:val="000000"/>
          <w:sz w:val="24"/>
          <w:szCs w:val="24"/>
          <w:lang w:val="de-DE" w:eastAsia="en-IN"/>
        </w:rPr>
        <w:t xml:space="preserve">elis, sollicitudin id dictum </w:t>
      </w:r>
      <w:r w:rsidR="00DB4056" w:rsidRPr="00D66DB2">
        <w:rPr>
          <w:color w:val="000000"/>
          <w:sz w:val="24"/>
          <w:szCs w:val="24"/>
          <w:lang w:val="de-DE" w:eastAsia="en-IN"/>
        </w:rPr>
        <w:t>am blandit lacus, ac condimentu</w:t>
      </w:r>
      <w:r w:rsidRPr="00D66DB2">
        <w:rPr>
          <w:color w:val="000000"/>
          <w:sz w:val="24"/>
          <w:szCs w:val="24"/>
          <w:lang w:val="de-DE" w:eastAsia="en-IN"/>
        </w:rPr>
        <w:t xml:space="preserve"> magna dictumst interdum et,</w:t>
      </w:r>
      <w:r w:rsidR="00DB4056" w:rsidRPr="00D66DB2">
        <w:rPr>
          <w:color w:val="000000"/>
          <w:sz w:val="24"/>
          <w:szCs w:val="24"/>
          <w:lang w:val="de-DE" w:eastAsia="en-IN"/>
        </w:rPr>
        <w:t xml:space="preserve"> magna dictumst interdum.</w:t>
      </w:r>
      <w:r w:rsidR="00D13240" w:rsidRPr="00D66DB2">
        <w:rPr>
          <w:b/>
          <w:color w:val="365F91"/>
          <w:sz w:val="28"/>
          <w:lang w:val="de-DE"/>
        </w:rPr>
        <w:br w:type="page"/>
      </w:r>
    </w:p>
    <w:p w14:paraId="3ECF46C3" w14:textId="77777777" w:rsidR="00E24059" w:rsidRPr="00683DC9" w:rsidRDefault="00FE39C9" w:rsidP="00531BC2">
      <w:pPr>
        <w:pStyle w:val="Heading2"/>
        <w:spacing w:after="400"/>
        <w:jc w:val="center"/>
        <w:rPr>
          <w:rFonts w:cstheme="minorHAnsi"/>
          <w:sz w:val="24"/>
          <w:szCs w:val="24"/>
        </w:rPr>
      </w:pPr>
      <w:r w:rsidRPr="00683DC9">
        <w:rPr>
          <w:rFonts w:cstheme="minorHAnsi"/>
          <w:sz w:val="24"/>
          <w:szCs w:val="24"/>
        </w:rPr>
        <w:lastRenderedPageBreak/>
        <w:t>Northwind Suppliers</w:t>
      </w:r>
    </w:p>
    <w:tbl>
      <w:tblPr>
        <w:tblStyle w:val="MediumShading1-Accent5"/>
        <w:tblW w:w="0" w:type="auto"/>
        <w:tblLayout w:type="fixed"/>
        <w:tblLook w:val="04A0" w:firstRow="1" w:lastRow="0" w:firstColumn="1" w:lastColumn="0" w:noHBand="0" w:noVBand="1"/>
      </w:tblPr>
      <w:tblGrid>
        <w:gridCol w:w="580"/>
        <w:gridCol w:w="2956"/>
        <w:gridCol w:w="1645"/>
        <w:gridCol w:w="1678"/>
        <w:gridCol w:w="1438"/>
        <w:gridCol w:w="1279"/>
      </w:tblGrid>
      <w:tr w:rsidR="00717768" w:rsidRPr="00700675" w14:paraId="70B22DFB" w14:textId="77777777" w:rsidTr="00D853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30DA7EF5" w14:textId="77777777" w:rsidR="00717768" w:rsidRPr="00700675" w:rsidRDefault="00FE39C9">
            <w:pPr>
              <w:rPr>
                <w:sz w:val="22"/>
                <w:szCs w:val="22"/>
              </w:rPr>
            </w:pPr>
            <w:r w:rsidRPr="00700675">
              <w:rPr>
                <w:sz w:val="22"/>
                <w:szCs w:val="22"/>
              </w:rPr>
              <w:t>ID</w:t>
            </w:r>
          </w:p>
        </w:tc>
        <w:tc>
          <w:tcPr>
            <w:tcW w:w="2956" w:type="dxa"/>
          </w:tcPr>
          <w:p w14:paraId="494547DB" w14:textId="77777777" w:rsidR="00717768" w:rsidRPr="00700675" w:rsidRDefault="00FE39C9">
            <w:pPr>
              <w:cnfStyle w:val="100000000000" w:firstRow="1" w:lastRow="0" w:firstColumn="0" w:lastColumn="0" w:oddVBand="0" w:evenVBand="0" w:oddHBand="0" w:evenHBand="0" w:firstRowFirstColumn="0" w:firstRowLastColumn="0" w:lastRowFirstColumn="0" w:lastRowLastColumn="0"/>
              <w:rPr>
                <w:sz w:val="22"/>
                <w:szCs w:val="22"/>
              </w:rPr>
            </w:pPr>
            <w:r w:rsidRPr="00700675">
              <w:rPr>
                <w:sz w:val="22"/>
                <w:szCs w:val="22"/>
              </w:rPr>
              <w:t>Company Name</w:t>
            </w:r>
          </w:p>
        </w:tc>
        <w:tc>
          <w:tcPr>
            <w:tcW w:w="1645" w:type="dxa"/>
          </w:tcPr>
          <w:p w14:paraId="01E28803" w14:textId="77777777" w:rsidR="00717768" w:rsidRPr="00700675" w:rsidRDefault="00FE39C9">
            <w:pPr>
              <w:cnfStyle w:val="100000000000" w:firstRow="1" w:lastRow="0" w:firstColumn="0" w:lastColumn="0" w:oddVBand="0" w:evenVBand="0" w:oddHBand="0" w:evenHBand="0" w:firstRowFirstColumn="0" w:firstRowLastColumn="0" w:lastRowFirstColumn="0" w:lastRowLastColumn="0"/>
              <w:rPr>
                <w:sz w:val="22"/>
                <w:szCs w:val="22"/>
              </w:rPr>
            </w:pPr>
            <w:r w:rsidRPr="00700675">
              <w:rPr>
                <w:sz w:val="22"/>
                <w:szCs w:val="22"/>
              </w:rPr>
              <w:t>Contact Name</w:t>
            </w:r>
          </w:p>
        </w:tc>
        <w:tc>
          <w:tcPr>
            <w:tcW w:w="1678" w:type="dxa"/>
          </w:tcPr>
          <w:p w14:paraId="6A887A55" w14:textId="77777777" w:rsidR="00717768" w:rsidRPr="00700675" w:rsidRDefault="00FE39C9">
            <w:pPr>
              <w:cnfStyle w:val="100000000000" w:firstRow="1" w:lastRow="0" w:firstColumn="0" w:lastColumn="0" w:oddVBand="0" w:evenVBand="0" w:oddHBand="0" w:evenHBand="0" w:firstRowFirstColumn="0" w:firstRowLastColumn="0" w:lastRowFirstColumn="0" w:lastRowLastColumn="0"/>
              <w:rPr>
                <w:sz w:val="22"/>
                <w:szCs w:val="22"/>
              </w:rPr>
            </w:pPr>
            <w:r w:rsidRPr="00700675">
              <w:rPr>
                <w:sz w:val="22"/>
                <w:szCs w:val="22"/>
              </w:rPr>
              <w:t>Address</w:t>
            </w:r>
          </w:p>
        </w:tc>
        <w:tc>
          <w:tcPr>
            <w:tcW w:w="1438" w:type="dxa"/>
          </w:tcPr>
          <w:p w14:paraId="10CA0545" w14:textId="77777777" w:rsidR="00717768" w:rsidRPr="00700675" w:rsidRDefault="00FE39C9">
            <w:pPr>
              <w:cnfStyle w:val="100000000000" w:firstRow="1" w:lastRow="0" w:firstColumn="0" w:lastColumn="0" w:oddVBand="0" w:evenVBand="0" w:oddHBand="0" w:evenHBand="0" w:firstRowFirstColumn="0" w:firstRowLastColumn="0" w:lastRowFirstColumn="0" w:lastRowLastColumn="0"/>
              <w:rPr>
                <w:sz w:val="22"/>
                <w:szCs w:val="22"/>
              </w:rPr>
            </w:pPr>
            <w:r w:rsidRPr="00700675">
              <w:rPr>
                <w:sz w:val="22"/>
                <w:szCs w:val="22"/>
              </w:rPr>
              <w:t>City</w:t>
            </w:r>
          </w:p>
        </w:tc>
        <w:tc>
          <w:tcPr>
            <w:tcW w:w="1279" w:type="dxa"/>
          </w:tcPr>
          <w:p w14:paraId="3138F23F" w14:textId="77777777" w:rsidR="00717768" w:rsidRPr="00700675" w:rsidRDefault="00FE39C9">
            <w:pPr>
              <w:cnfStyle w:val="100000000000" w:firstRow="1" w:lastRow="0" w:firstColumn="0" w:lastColumn="0" w:oddVBand="0" w:evenVBand="0" w:oddHBand="0" w:evenHBand="0" w:firstRowFirstColumn="0" w:firstRowLastColumn="0" w:lastRowFirstColumn="0" w:lastRowLastColumn="0"/>
              <w:rPr>
                <w:sz w:val="22"/>
                <w:szCs w:val="22"/>
              </w:rPr>
            </w:pPr>
            <w:r w:rsidRPr="00700675">
              <w:rPr>
                <w:sz w:val="22"/>
                <w:szCs w:val="22"/>
              </w:rPr>
              <w:t>Country</w:t>
            </w:r>
          </w:p>
        </w:tc>
      </w:tr>
      <w:tr w:rsidR="00717768" w:rsidRPr="00700675" w14:paraId="60F1F2F4" w14:textId="77777777" w:rsidTr="00D853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7E9AE0E1" w14:textId="77777777" w:rsidR="00717768" w:rsidRPr="00700675" w:rsidRDefault="00FE39C9">
            <w:pPr>
              <w:rPr>
                <w:sz w:val="22"/>
                <w:szCs w:val="22"/>
              </w:rPr>
            </w:pPr>
            <w:r w:rsidRPr="00700675">
              <w:rPr>
                <w:noProof/>
                <w:sz w:val="22"/>
                <w:szCs w:val="22"/>
              </w:rPr>
              <w:t>1</w:t>
            </w:r>
          </w:p>
        </w:tc>
        <w:tc>
          <w:tcPr>
            <w:tcW w:w="2956" w:type="dxa"/>
          </w:tcPr>
          <w:p w14:paraId="16B20AC2"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Exotic Liquids</w:t>
            </w:r>
          </w:p>
        </w:tc>
        <w:tc>
          <w:tcPr>
            <w:tcW w:w="1645" w:type="dxa"/>
          </w:tcPr>
          <w:p w14:paraId="4753610F"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Charlotte Cooper</w:t>
            </w:r>
          </w:p>
        </w:tc>
        <w:tc>
          <w:tcPr>
            <w:tcW w:w="1678" w:type="dxa"/>
          </w:tcPr>
          <w:p w14:paraId="64BF5935"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49 Gilbert St.</w:t>
            </w:r>
          </w:p>
        </w:tc>
        <w:tc>
          <w:tcPr>
            <w:tcW w:w="1438" w:type="dxa"/>
          </w:tcPr>
          <w:p w14:paraId="1BCE4183"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London</w:t>
            </w:r>
          </w:p>
        </w:tc>
        <w:tc>
          <w:tcPr>
            <w:tcW w:w="1279" w:type="dxa"/>
          </w:tcPr>
          <w:p w14:paraId="52B410B6"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UK</w:t>
            </w:r>
          </w:p>
        </w:tc>
      </w:tr>
      <w:tr w:rsidR="00717768" w:rsidRPr="00700675" w14:paraId="68C87C6D" w14:textId="77777777" w:rsidTr="00D853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3D025681" w14:textId="77777777" w:rsidR="00717768" w:rsidRPr="00700675" w:rsidRDefault="00FE39C9">
            <w:pPr>
              <w:rPr>
                <w:sz w:val="22"/>
                <w:szCs w:val="22"/>
              </w:rPr>
            </w:pPr>
            <w:r w:rsidRPr="00700675">
              <w:rPr>
                <w:noProof/>
                <w:sz w:val="22"/>
                <w:szCs w:val="22"/>
              </w:rPr>
              <w:t>2</w:t>
            </w:r>
          </w:p>
        </w:tc>
        <w:tc>
          <w:tcPr>
            <w:tcW w:w="2956" w:type="dxa"/>
          </w:tcPr>
          <w:p w14:paraId="1DBD60DE"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New Orleans Cajun Delights</w:t>
            </w:r>
          </w:p>
        </w:tc>
        <w:tc>
          <w:tcPr>
            <w:tcW w:w="1645" w:type="dxa"/>
          </w:tcPr>
          <w:p w14:paraId="0539DB80"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Shelley Burke</w:t>
            </w:r>
          </w:p>
        </w:tc>
        <w:tc>
          <w:tcPr>
            <w:tcW w:w="1678" w:type="dxa"/>
          </w:tcPr>
          <w:p w14:paraId="17A66F7B"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P.O. Box 78934</w:t>
            </w:r>
          </w:p>
        </w:tc>
        <w:tc>
          <w:tcPr>
            <w:tcW w:w="1438" w:type="dxa"/>
          </w:tcPr>
          <w:p w14:paraId="670F7B14"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New Orleans</w:t>
            </w:r>
          </w:p>
        </w:tc>
        <w:tc>
          <w:tcPr>
            <w:tcW w:w="1279" w:type="dxa"/>
          </w:tcPr>
          <w:p w14:paraId="57F18D59"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USA</w:t>
            </w:r>
          </w:p>
        </w:tc>
      </w:tr>
      <w:tr w:rsidR="00717768" w:rsidRPr="00700675" w14:paraId="58462249" w14:textId="77777777" w:rsidTr="00D853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6E5A4D6B" w14:textId="77777777" w:rsidR="00717768" w:rsidRPr="00700675" w:rsidRDefault="00FE39C9">
            <w:pPr>
              <w:rPr>
                <w:sz w:val="22"/>
                <w:szCs w:val="22"/>
              </w:rPr>
            </w:pPr>
            <w:r w:rsidRPr="00700675">
              <w:rPr>
                <w:noProof/>
                <w:sz w:val="22"/>
                <w:szCs w:val="22"/>
              </w:rPr>
              <w:t>3</w:t>
            </w:r>
          </w:p>
        </w:tc>
        <w:tc>
          <w:tcPr>
            <w:tcW w:w="2956" w:type="dxa"/>
          </w:tcPr>
          <w:p w14:paraId="1958EA53"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Grandma Kelly's Homestead</w:t>
            </w:r>
          </w:p>
        </w:tc>
        <w:tc>
          <w:tcPr>
            <w:tcW w:w="1645" w:type="dxa"/>
          </w:tcPr>
          <w:p w14:paraId="03222DB9"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Regina Murphy</w:t>
            </w:r>
          </w:p>
        </w:tc>
        <w:tc>
          <w:tcPr>
            <w:tcW w:w="1678" w:type="dxa"/>
          </w:tcPr>
          <w:p w14:paraId="5140D531"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707 Oxford Rd.</w:t>
            </w:r>
          </w:p>
        </w:tc>
        <w:tc>
          <w:tcPr>
            <w:tcW w:w="1438" w:type="dxa"/>
          </w:tcPr>
          <w:p w14:paraId="3F3FA17A"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Ann Arbor</w:t>
            </w:r>
          </w:p>
        </w:tc>
        <w:tc>
          <w:tcPr>
            <w:tcW w:w="1279" w:type="dxa"/>
          </w:tcPr>
          <w:p w14:paraId="0722ACA6"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USA</w:t>
            </w:r>
          </w:p>
        </w:tc>
      </w:tr>
      <w:tr w:rsidR="00717768" w:rsidRPr="00700675" w14:paraId="11FA5906" w14:textId="77777777" w:rsidTr="00D853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159E3D63" w14:textId="77777777" w:rsidR="00717768" w:rsidRPr="00700675" w:rsidRDefault="00FE39C9">
            <w:pPr>
              <w:rPr>
                <w:sz w:val="22"/>
                <w:szCs w:val="22"/>
              </w:rPr>
            </w:pPr>
            <w:r w:rsidRPr="00700675">
              <w:rPr>
                <w:noProof/>
                <w:sz w:val="22"/>
                <w:szCs w:val="22"/>
              </w:rPr>
              <w:t>4</w:t>
            </w:r>
          </w:p>
        </w:tc>
        <w:tc>
          <w:tcPr>
            <w:tcW w:w="2956" w:type="dxa"/>
          </w:tcPr>
          <w:p w14:paraId="72A5C3E5"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Tokyo Traders</w:t>
            </w:r>
          </w:p>
        </w:tc>
        <w:tc>
          <w:tcPr>
            <w:tcW w:w="1645" w:type="dxa"/>
          </w:tcPr>
          <w:p w14:paraId="5C592C97"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Yoshi Nagase</w:t>
            </w:r>
          </w:p>
        </w:tc>
        <w:tc>
          <w:tcPr>
            <w:tcW w:w="1678" w:type="dxa"/>
          </w:tcPr>
          <w:p w14:paraId="64107532"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9-8 Sekimai Musashino-shi</w:t>
            </w:r>
          </w:p>
        </w:tc>
        <w:tc>
          <w:tcPr>
            <w:tcW w:w="1438" w:type="dxa"/>
          </w:tcPr>
          <w:p w14:paraId="666CDEEC"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Tokyo</w:t>
            </w:r>
          </w:p>
        </w:tc>
        <w:tc>
          <w:tcPr>
            <w:tcW w:w="1279" w:type="dxa"/>
          </w:tcPr>
          <w:p w14:paraId="79B0E2D1"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Japan</w:t>
            </w:r>
          </w:p>
        </w:tc>
      </w:tr>
      <w:tr w:rsidR="00717768" w:rsidRPr="00700675" w14:paraId="2FBBFBB9" w14:textId="77777777" w:rsidTr="00D853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4C3600A3" w14:textId="77777777" w:rsidR="00717768" w:rsidRPr="00700675" w:rsidRDefault="00FE39C9">
            <w:pPr>
              <w:rPr>
                <w:sz w:val="22"/>
                <w:szCs w:val="22"/>
              </w:rPr>
            </w:pPr>
            <w:r w:rsidRPr="00700675">
              <w:rPr>
                <w:noProof/>
                <w:sz w:val="22"/>
                <w:szCs w:val="22"/>
              </w:rPr>
              <w:t>5</w:t>
            </w:r>
          </w:p>
        </w:tc>
        <w:tc>
          <w:tcPr>
            <w:tcW w:w="2956" w:type="dxa"/>
          </w:tcPr>
          <w:p w14:paraId="4EC355AA" w14:textId="77777777" w:rsidR="00717768" w:rsidRPr="000C25A3" w:rsidRDefault="00FE39C9">
            <w:pPr>
              <w:cnfStyle w:val="000000100000" w:firstRow="0" w:lastRow="0" w:firstColumn="0" w:lastColumn="0" w:oddVBand="0" w:evenVBand="0" w:oddHBand="1" w:evenHBand="0" w:firstRowFirstColumn="0" w:firstRowLastColumn="0" w:lastRowFirstColumn="0" w:lastRowLastColumn="0"/>
              <w:rPr>
                <w:sz w:val="22"/>
                <w:szCs w:val="22"/>
                <w:lang w:val="fr-FR"/>
              </w:rPr>
            </w:pPr>
            <w:r w:rsidRPr="000C25A3">
              <w:rPr>
                <w:noProof/>
                <w:sz w:val="22"/>
                <w:szCs w:val="22"/>
                <w:lang w:val="fr-FR"/>
              </w:rPr>
              <w:t>Cooperativa de Quesos 'Las Cabras'</w:t>
            </w:r>
          </w:p>
        </w:tc>
        <w:tc>
          <w:tcPr>
            <w:tcW w:w="1645" w:type="dxa"/>
          </w:tcPr>
          <w:p w14:paraId="36BA3C8A"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 xml:space="preserve">Antonio del Valle Saavedra </w:t>
            </w:r>
          </w:p>
        </w:tc>
        <w:tc>
          <w:tcPr>
            <w:tcW w:w="1678" w:type="dxa"/>
          </w:tcPr>
          <w:p w14:paraId="21B1558C"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Calle del Rosal 4</w:t>
            </w:r>
          </w:p>
        </w:tc>
        <w:tc>
          <w:tcPr>
            <w:tcW w:w="1438" w:type="dxa"/>
          </w:tcPr>
          <w:p w14:paraId="2B2BA66A"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Oviedo</w:t>
            </w:r>
          </w:p>
        </w:tc>
        <w:tc>
          <w:tcPr>
            <w:tcW w:w="1279" w:type="dxa"/>
          </w:tcPr>
          <w:p w14:paraId="449C0015"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Spain</w:t>
            </w:r>
          </w:p>
        </w:tc>
      </w:tr>
      <w:tr w:rsidR="00717768" w:rsidRPr="00700675" w14:paraId="13226419" w14:textId="77777777" w:rsidTr="00D853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59B4B6BB" w14:textId="77777777" w:rsidR="00717768" w:rsidRPr="00700675" w:rsidRDefault="00FE39C9">
            <w:pPr>
              <w:rPr>
                <w:sz w:val="22"/>
                <w:szCs w:val="22"/>
              </w:rPr>
            </w:pPr>
            <w:r w:rsidRPr="00700675">
              <w:rPr>
                <w:noProof/>
                <w:sz w:val="22"/>
                <w:szCs w:val="22"/>
              </w:rPr>
              <w:t>6</w:t>
            </w:r>
          </w:p>
        </w:tc>
        <w:tc>
          <w:tcPr>
            <w:tcW w:w="2956" w:type="dxa"/>
          </w:tcPr>
          <w:p w14:paraId="04D30B90"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Mayumi's</w:t>
            </w:r>
          </w:p>
        </w:tc>
        <w:tc>
          <w:tcPr>
            <w:tcW w:w="1645" w:type="dxa"/>
          </w:tcPr>
          <w:p w14:paraId="2F6F4ECF"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Mayumi Ohno</w:t>
            </w:r>
          </w:p>
        </w:tc>
        <w:tc>
          <w:tcPr>
            <w:tcW w:w="1678" w:type="dxa"/>
          </w:tcPr>
          <w:p w14:paraId="5C2F1737"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92 Setsuko Chuo-ku</w:t>
            </w:r>
          </w:p>
        </w:tc>
        <w:tc>
          <w:tcPr>
            <w:tcW w:w="1438" w:type="dxa"/>
          </w:tcPr>
          <w:p w14:paraId="159A85C7"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Osaka</w:t>
            </w:r>
          </w:p>
        </w:tc>
        <w:tc>
          <w:tcPr>
            <w:tcW w:w="1279" w:type="dxa"/>
          </w:tcPr>
          <w:p w14:paraId="640AF33D"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Japan</w:t>
            </w:r>
          </w:p>
        </w:tc>
      </w:tr>
      <w:tr w:rsidR="00717768" w:rsidRPr="00700675" w14:paraId="2D74297F" w14:textId="77777777" w:rsidTr="00D853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2966CD01" w14:textId="77777777" w:rsidR="00717768" w:rsidRPr="00700675" w:rsidRDefault="00FE39C9">
            <w:pPr>
              <w:rPr>
                <w:sz w:val="22"/>
                <w:szCs w:val="22"/>
              </w:rPr>
            </w:pPr>
            <w:r w:rsidRPr="00700675">
              <w:rPr>
                <w:noProof/>
                <w:sz w:val="22"/>
                <w:szCs w:val="22"/>
              </w:rPr>
              <w:t>7</w:t>
            </w:r>
          </w:p>
        </w:tc>
        <w:tc>
          <w:tcPr>
            <w:tcW w:w="2956" w:type="dxa"/>
          </w:tcPr>
          <w:p w14:paraId="67D3627F"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Pavlova, Ltd.</w:t>
            </w:r>
          </w:p>
        </w:tc>
        <w:tc>
          <w:tcPr>
            <w:tcW w:w="1645" w:type="dxa"/>
          </w:tcPr>
          <w:p w14:paraId="337698C0"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Ian Devling</w:t>
            </w:r>
          </w:p>
        </w:tc>
        <w:tc>
          <w:tcPr>
            <w:tcW w:w="1678" w:type="dxa"/>
          </w:tcPr>
          <w:p w14:paraId="67CEC5D4"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74 Rose St. Moonie Ponds</w:t>
            </w:r>
          </w:p>
        </w:tc>
        <w:tc>
          <w:tcPr>
            <w:tcW w:w="1438" w:type="dxa"/>
          </w:tcPr>
          <w:p w14:paraId="02884C2E"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Melbourne</w:t>
            </w:r>
          </w:p>
        </w:tc>
        <w:tc>
          <w:tcPr>
            <w:tcW w:w="1279" w:type="dxa"/>
          </w:tcPr>
          <w:p w14:paraId="41DF4558"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Australia</w:t>
            </w:r>
          </w:p>
        </w:tc>
      </w:tr>
      <w:tr w:rsidR="00717768" w:rsidRPr="00700675" w14:paraId="65ABE983" w14:textId="77777777" w:rsidTr="00D853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5C68C686" w14:textId="77777777" w:rsidR="00717768" w:rsidRPr="00700675" w:rsidRDefault="00FE39C9">
            <w:pPr>
              <w:rPr>
                <w:sz w:val="22"/>
                <w:szCs w:val="22"/>
              </w:rPr>
            </w:pPr>
            <w:r w:rsidRPr="00700675">
              <w:rPr>
                <w:noProof/>
                <w:sz w:val="22"/>
                <w:szCs w:val="22"/>
              </w:rPr>
              <w:t>8</w:t>
            </w:r>
          </w:p>
        </w:tc>
        <w:tc>
          <w:tcPr>
            <w:tcW w:w="2956" w:type="dxa"/>
          </w:tcPr>
          <w:p w14:paraId="3A94F745"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Specialty Biscuits, Ltd.</w:t>
            </w:r>
          </w:p>
        </w:tc>
        <w:tc>
          <w:tcPr>
            <w:tcW w:w="1645" w:type="dxa"/>
          </w:tcPr>
          <w:p w14:paraId="7FDEDDD1"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Peter Wilson</w:t>
            </w:r>
          </w:p>
        </w:tc>
        <w:tc>
          <w:tcPr>
            <w:tcW w:w="1678" w:type="dxa"/>
          </w:tcPr>
          <w:p w14:paraId="23F08D45"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29 King's Way</w:t>
            </w:r>
          </w:p>
        </w:tc>
        <w:tc>
          <w:tcPr>
            <w:tcW w:w="1438" w:type="dxa"/>
          </w:tcPr>
          <w:p w14:paraId="5E684ABC"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Manchester</w:t>
            </w:r>
          </w:p>
        </w:tc>
        <w:tc>
          <w:tcPr>
            <w:tcW w:w="1279" w:type="dxa"/>
          </w:tcPr>
          <w:p w14:paraId="6207F0C0"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UK</w:t>
            </w:r>
          </w:p>
        </w:tc>
      </w:tr>
      <w:tr w:rsidR="00717768" w:rsidRPr="00700675" w14:paraId="23C78543" w14:textId="77777777" w:rsidTr="00D853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0F2A38C9" w14:textId="77777777" w:rsidR="00717768" w:rsidRPr="00700675" w:rsidRDefault="00FE39C9">
            <w:pPr>
              <w:rPr>
                <w:sz w:val="22"/>
                <w:szCs w:val="22"/>
              </w:rPr>
            </w:pPr>
            <w:r w:rsidRPr="00700675">
              <w:rPr>
                <w:noProof/>
                <w:sz w:val="22"/>
                <w:szCs w:val="22"/>
              </w:rPr>
              <w:t>9</w:t>
            </w:r>
          </w:p>
        </w:tc>
        <w:tc>
          <w:tcPr>
            <w:tcW w:w="2956" w:type="dxa"/>
          </w:tcPr>
          <w:p w14:paraId="61D1239A"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PB Knäckebröd AB</w:t>
            </w:r>
          </w:p>
        </w:tc>
        <w:tc>
          <w:tcPr>
            <w:tcW w:w="1645" w:type="dxa"/>
          </w:tcPr>
          <w:p w14:paraId="2F4FA7B5"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Lars Peterson</w:t>
            </w:r>
          </w:p>
        </w:tc>
        <w:tc>
          <w:tcPr>
            <w:tcW w:w="1678" w:type="dxa"/>
          </w:tcPr>
          <w:p w14:paraId="1DE19FA6"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Kaloadagatan 13</w:t>
            </w:r>
          </w:p>
        </w:tc>
        <w:tc>
          <w:tcPr>
            <w:tcW w:w="1438" w:type="dxa"/>
          </w:tcPr>
          <w:p w14:paraId="73B6756C"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Göteborg</w:t>
            </w:r>
          </w:p>
        </w:tc>
        <w:tc>
          <w:tcPr>
            <w:tcW w:w="1279" w:type="dxa"/>
          </w:tcPr>
          <w:p w14:paraId="39C3B36F"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 xml:space="preserve">Sweden </w:t>
            </w:r>
          </w:p>
        </w:tc>
      </w:tr>
      <w:tr w:rsidR="00717768" w:rsidRPr="00700675" w14:paraId="5F7ECFB2" w14:textId="77777777" w:rsidTr="00D853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3850304F" w14:textId="77777777" w:rsidR="00717768" w:rsidRPr="00700675" w:rsidRDefault="00FE39C9">
            <w:pPr>
              <w:rPr>
                <w:sz w:val="22"/>
                <w:szCs w:val="22"/>
              </w:rPr>
            </w:pPr>
            <w:r w:rsidRPr="00700675">
              <w:rPr>
                <w:noProof/>
                <w:sz w:val="22"/>
                <w:szCs w:val="22"/>
              </w:rPr>
              <w:t>10</w:t>
            </w:r>
          </w:p>
        </w:tc>
        <w:tc>
          <w:tcPr>
            <w:tcW w:w="2956" w:type="dxa"/>
          </w:tcPr>
          <w:p w14:paraId="775A1FC9"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Refrescos Americanas LTDA</w:t>
            </w:r>
          </w:p>
        </w:tc>
        <w:tc>
          <w:tcPr>
            <w:tcW w:w="1645" w:type="dxa"/>
          </w:tcPr>
          <w:p w14:paraId="57826119"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Carlos Diaz</w:t>
            </w:r>
          </w:p>
        </w:tc>
        <w:tc>
          <w:tcPr>
            <w:tcW w:w="1678" w:type="dxa"/>
          </w:tcPr>
          <w:p w14:paraId="3FD3D852"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Av. das Americanas 12.890</w:t>
            </w:r>
          </w:p>
        </w:tc>
        <w:tc>
          <w:tcPr>
            <w:tcW w:w="1438" w:type="dxa"/>
          </w:tcPr>
          <w:p w14:paraId="3D1E8C45"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São Paulo</w:t>
            </w:r>
          </w:p>
        </w:tc>
        <w:tc>
          <w:tcPr>
            <w:tcW w:w="1279" w:type="dxa"/>
          </w:tcPr>
          <w:p w14:paraId="57F7FBAC"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Brazil</w:t>
            </w:r>
          </w:p>
        </w:tc>
      </w:tr>
      <w:tr w:rsidR="00717768" w:rsidRPr="00700675" w14:paraId="3D202CD5" w14:textId="77777777" w:rsidTr="00D853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1EF2D42E" w14:textId="77777777" w:rsidR="00717768" w:rsidRPr="00700675" w:rsidRDefault="00FE39C9">
            <w:pPr>
              <w:rPr>
                <w:sz w:val="22"/>
                <w:szCs w:val="22"/>
              </w:rPr>
            </w:pPr>
            <w:r w:rsidRPr="00700675">
              <w:rPr>
                <w:noProof/>
                <w:sz w:val="22"/>
                <w:szCs w:val="22"/>
              </w:rPr>
              <w:t>11</w:t>
            </w:r>
          </w:p>
        </w:tc>
        <w:tc>
          <w:tcPr>
            <w:tcW w:w="2956" w:type="dxa"/>
          </w:tcPr>
          <w:p w14:paraId="64C2AD7E" w14:textId="77777777" w:rsidR="00717768" w:rsidRPr="00E24059" w:rsidRDefault="00FE39C9">
            <w:pPr>
              <w:cnfStyle w:val="000000100000" w:firstRow="0" w:lastRow="0" w:firstColumn="0" w:lastColumn="0" w:oddVBand="0" w:evenVBand="0" w:oddHBand="1" w:evenHBand="0" w:firstRowFirstColumn="0" w:firstRowLastColumn="0" w:lastRowFirstColumn="0" w:lastRowLastColumn="0"/>
              <w:rPr>
                <w:sz w:val="22"/>
                <w:szCs w:val="22"/>
                <w:lang w:val="de-AT"/>
              </w:rPr>
            </w:pPr>
            <w:r w:rsidRPr="00E24059">
              <w:rPr>
                <w:noProof/>
                <w:sz w:val="22"/>
                <w:szCs w:val="22"/>
                <w:lang w:val="de-AT"/>
              </w:rPr>
              <w:t>Heli Süßwaren GmbH &amp; Co. KG</w:t>
            </w:r>
          </w:p>
        </w:tc>
        <w:tc>
          <w:tcPr>
            <w:tcW w:w="1645" w:type="dxa"/>
          </w:tcPr>
          <w:p w14:paraId="1B86B13D"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Petra Winkler</w:t>
            </w:r>
          </w:p>
        </w:tc>
        <w:tc>
          <w:tcPr>
            <w:tcW w:w="1678" w:type="dxa"/>
          </w:tcPr>
          <w:p w14:paraId="194A2B4F"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Tiergartenstraße 5</w:t>
            </w:r>
          </w:p>
        </w:tc>
        <w:tc>
          <w:tcPr>
            <w:tcW w:w="1438" w:type="dxa"/>
          </w:tcPr>
          <w:p w14:paraId="4D6C2760"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Berlin</w:t>
            </w:r>
          </w:p>
        </w:tc>
        <w:tc>
          <w:tcPr>
            <w:tcW w:w="1279" w:type="dxa"/>
          </w:tcPr>
          <w:p w14:paraId="492F7820"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Germany</w:t>
            </w:r>
          </w:p>
        </w:tc>
      </w:tr>
      <w:tr w:rsidR="00717768" w:rsidRPr="00700675" w14:paraId="0374FC3E" w14:textId="77777777" w:rsidTr="00D853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1664AC9E" w14:textId="77777777" w:rsidR="00717768" w:rsidRPr="00700675" w:rsidRDefault="00FE39C9">
            <w:pPr>
              <w:rPr>
                <w:sz w:val="22"/>
                <w:szCs w:val="22"/>
              </w:rPr>
            </w:pPr>
            <w:r w:rsidRPr="00700675">
              <w:rPr>
                <w:noProof/>
                <w:sz w:val="22"/>
                <w:szCs w:val="22"/>
              </w:rPr>
              <w:t>12</w:t>
            </w:r>
          </w:p>
        </w:tc>
        <w:tc>
          <w:tcPr>
            <w:tcW w:w="2956" w:type="dxa"/>
          </w:tcPr>
          <w:p w14:paraId="2F3ED695"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Plutzer Lebensmittelgroßmärkte AG</w:t>
            </w:r>
          </w:p>
        </w:tc>
        <w:tc>
          <w:tcPr>
            <w:tcW w:w="1645" w:type="dxa"/>
          </w:tcPr>
          <w:p w14:paraId="18BAD9EA"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Martin Bein</w:t>
            </w:r>
          </w:p>
        </w:tc>
        <w:tc>
          <w:tcPr>
            <w:tcW w:w="1678" w:type="dxa"/>
          </w:tcPr>
          <w:p w14:paraId="534699EF"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Bogenallee 51</w:t>
            </w:r>
          </w:p>
        </w:tc>
        <w:tc>
          <w:tcPr>
            <w:tcW w:w="1438" w:type="dxa"/>
          </w:tcPr>
          <w:p w14:paraId="568C3AF1"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Frankfurt</w:t>
            </w:r>
          </w:p>
        </w:tc>
        <w:tc>
          <w:tcPr>
            <w:tcW w:w="1279" w:type="dxa"/>
          </w:tcPr>
          <w:p w14:paraId="5CBE1693"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Germany</w:t>
            </w:r>
          </w:p>
        </w:tc>
      </w:tr>
      <w:tr w:rsidR="00717768" w:rsidRPr="00700675" w14:paraId="391D08BC" w14:textId="77777777" w:rsidTr="00D853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39FD8D26" w14:textId="77777777" w:rsidR="00717768" w:rsidRPr="00700675" w:rsidRDefault="00FE39C9">
            <w:pPr>
              <w:rPr>
                <w:sz w:val="22"/>
                <w:szCs w:val="22"/>
              </w:rPr>
            </w:pPr>
            <w:r w:rsidRPr="00700675">
              <w:rPr>
                <w:noProof/>
                <w:sz w:val="22"/>
                <w:szCs w:val="22"/>
              </w:rPr>
              <w:t>13</w:t>
            </w:r>
          </w:p>
        </w:tc>
        <w:tc>
          <w:tcPr>
            <w:tcW w:w="2956" w:type="dxa"/>
          </w:tcPr>
          <w:p w14:paraId="4F1CAE3D" w14:textId="77777777" w:rsidR="00717768" w:rsidRPr="00D66DB2" w:rsidRDefault="00FE39C9">
            <w:pPr>
              <w:cnfStyle w:val="000000100000" w:firstRow="0" w:lastRow="0" w:firstColumn="0" w:lastColumn="0" w:oddVBand="0" w:evenVBand="0" w:oddHBand="1" w:evenHBand="0" w:firstRowFirstColumn="0" w:firstRowLastColumn="0" w:lastRowFirstColumn="0" w:lastRowLastColumn="0"/>
              <w:rPr>
                <w:sz w:val="22"/>
                <w:szCs w:val="22"/>
                <w:lang w:val="de-DE"/>
              </w:rPr>
            </w:pPr>
            <w:r w:rsidRPr="00D66DB2">
              <w:rPr>
                <w:noProof/>
                <w:sz w:val="22"/>
                <w:szCs w:val="22"/>
                <w:lang w:val="de-DE"/>
              </w:rPr>
              <w:t>Nord-Ost-Fisch Handelsgesellschaft mbH</w:t>
            </w:r>
          </w:p>
        </w:tc>
        <w:tc>
          <w:tcPr>
            <w:tcW w:w="1645" w:type="dxa"/>
          </w:tcPr>
          <w:p w14:paraId="1A554649"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Sven Petersen</w:t>
            </w:r>
          </w:p>
        </w:tc>
        <w:tc>
          <w:tcPr>
            <w:tcW w:w="1678" w:type="dxa"/>
          </w:tcPr>
          <w:p w14:paraId="5476161E"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Frahmredder 112a</w:t>
            </w:r>
          </w:p>
        </w:tc>
        <w:tc>
          <w:tcPr>
            <w:tcW w:w="1438" w:type="dxa"/>
          </w:tcPr>
          <w:p w14:paraId="513B4E32"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Cuxhaven</w:t>
            </w:r>
          </w:p>
        </w:tc>
        <w:tc>
          <w:tcPr>
            <w:tcW w:w="1279" w:type="dxa"/>
          </w:tcPr>
          <w:p w14:paraId="6B33B113"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Germany</w:t>
            </w:r>
          </w:p>
        </w:tc>
      </w:tr>
      <w:tr w:rsidR="00717768" w:rsidRPr="00700675" w14:paraId="73AA98EA" w14:textId="77777777" w:rsidTr="00D853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29E4DE41" w14:textId="77777777" w:rsidR="00717768" w:rsidRPr="00700675" w:rsidRDefault="00FE39C9">
            <w:pPr>
              <w:rPr>
                <w:sz w:val="22"/>
                <w:szCs w:val="22"/>
              </w:rPr>
            </w:pPr>
            <w:r w:rsidRPr="00700675">
              <w:rPr>
                <w:noProof/>
                <w:sz w:val="22"/>
                <w:szCs w:val="22"/>
              </w:rPr>
              <w:t>14</w:t>
            </w:r>
          </w:p>
        </w:tc>
        <w:tc>
          <w:tcPr>
            <w:tcW w:w="2956" w:type="dxa"/>
          </w:tcPr>
          <w:p w14:paraId="4C2F21CE"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lang w:val="sv-SE"/>
              </w:rPr>
            </w:pPr>
            <w:r w:rsidRPr="00700675">
              <w:rPr>
                <w:noProof/>
                <w:sz w:val="22"/>
                <w:szCs w:val="22"/>
                <w:lang w:val="sv-SE"/>
              </w:rPr>
              <w:t>Formaggi Fortini s.r.l.</w:t>
            </w:r>
          </w:p>
        </w:tc>
        <w:tc>
          <w:tcPr>
            <w:tcW w:w="1645" w:type="dxa"/>
          </w:tcPr>
          <w:p w14:paraId="4730AC89"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Elio Rossi</w:t>
            </w:r>
          </w:p>
        </w:tc>
        <w:tc>
          <w:tcPr>
            <w:tcW w:w="1678" w:type="dxa"/>
          </w:tcPr>
          <w:p w14:paraId="3157CF4C"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Viale Dante, 75</w:t>
            </w:r>
          </w:p>
        </w:tc>
        <w:tc>
          <w:tcPr>
            <w:tcW w:w="1438" w:type="dxa"/>
          </w:tcPr>
          <w:p w14:paraId="10B8740C"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Ravenna</w:t>
            </w:r>
          </w:p>
        </w:tc>
        <w:tc>
          <w:tcPr>
            <w:tcW w:w="1279" w:type="dxa"/>
          </w:tcPr>
          <w:p w14:paraId="0F48B73F"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Italy</w:t>
            </w:r>
          </w:p>
        </w:tc>
      </w:tr>
      <w:tr w:rsidR="00717768" w:rsidRPr="00700675" w14:paraId="3D8686CC" w14:textId="77777777" w:rsidTr="00D853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72B94F94" w14:textId="77777777" w:rsidR="00717768" w:rsidRPr="00700675" w:rsidRDefault="00FE39C9">
            <w:pPr>
              <w:rPr>
                <w:sz w:val="22"/>
                <w:szCs w:val="22"/>
              </w:rPr>
            </w:pPr>
            <w:r w:rsidRPr="00700675">
              <w:rPr>
                <w:noProof/>
                <w:sz w:val="22"/>
                <w:szCs w:val="22"/>
              </w:rPr>
              <w:t>15</w:t>
            </w:r>
          </w:p>
        </w:tc>
        <w:tc>
          <w:tcPr>
            <w:tcW w:w="2956" w:type="dxa"/>
          </w:tcPr>
          <w:p w14:paraId="4A2EC34C"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Norske Meierier</w:t>
            </w:r>
          </w:p>
        </w:tc>
        <w:tc>
          <w:tcPr>
            <w:tcW w:w="1645" w:type="dxa"/>
          </w:tcPr>
          <w:p w14:paraId="7F070F0D"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Beate Vileid</w:t>
            </w:r>
          </w:p>
        </w:tc>
        <w:tc>
          <w:tcPr>
            <w:tcW w:w="1678" w:type="dxa"/>
          </w:tcPr>
          <w:p w14:paraId="4CD95AC3"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Hatlevegen 5</w:t>
            </w:r>
          </w:p>
        </w:tc>
        <w:tc>
          <w:tcPr>
            <w:tcW w:w="1438" w:type="dxa"/>
          </w:tcPr>
          <w:p w14:paraId="497BBA30"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Sandvika</w:t>
            </w:r>
          </w:p>
        </w:tc>
        <w:tc>
          <w:tcPr>
            <w:tcW w:w="1279" w:type="dxa"/>
          </w:tcPr>
          <w:p w14:paraId="2AA2AAFD"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Norway</w:t>
            </w:r>
          </w:p>
        </w:tc>
      </w:tr>
      <w:tr w:rsidR="00717768" w:rsidRPr="00700675" w14:paraId="2ABE9252" w14:textId="77777777" w:rsidTr="00D853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6CEE269C" w14:textId="77777777" w:rsidR="00717768" w:rsidRPr="00700675" w:rsidRDefault="00FE39C9">
            <w:pPr>
              <w:rPr>
                <w:sz w:val="22"/>
                <w:szCs w:val="22"/>
              </w:rPr>
            </w:pPr>
            <w:r w:rsidRPr="00700675">
              <w:rPr>
                <w:noProof/>
                <w:sz w:val="22"/>
                <w:szCs w:val="22"/>
              </w:rPr>
              <w:t>16</w:t>
            </w:r>
          </w:p>
        </w:tc>
        <w:tc>
          <w:tcPr>
            <w:tcW w:w="2956" w:type="dxa"/>
          </w:tcPr>
          <w:p w14:paraId="074C1B19"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Bigfoot Breweries</w:t>
            </w:r>
          </w:p>
        </w:tc>
        <w:tc>
          <w:tcPr>
            <w:tcW w:w="1645" w:type="dxa"/>
          </w:tcPr>
          <w:p w14:paraId="0DB83B44"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Cheryl Saylor</w:t>
            </w:r>
          </w:p>
        </w:tc>
        <w:tc>
          <w:tcPr>
            <w:tcW w:w="1678" w:type="dxa"/>
          </w:tcPr>
          <w:p w14:paraId="6FC6677B"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3400 - 8th Avenue Suite 210</w:t>
            </w:r>
          </w:p>
        </w:tc>
        <w:tc>
          <w:tcPr>
            <w:tcW w:w="1438" w:type="dxa"/>
          </w:tcPr>
          <w:p w14:paraId="297CDA56"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Bend</w:t>
            </w:r>
          </w:p>
        </w:tc>
        <w:tc>
          <w:tcPr>
            <w:tcW w:w="1279" w:type="dxa"/>
          </w:tcPr>
          <w:p w14:paraId="35D0EA70"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USA</w:t>
            </w:r>
          </w:p>
        </w:tc>
      </w:tr>
      <w:tr w:rsidR="00717768" w:rsidRPr="00700675" w14:paraId="603CBFC6" w14:textId="77777777" w:rsidTr="00D853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6C002023" w14:textId="77777777" w:rsidR="00717768" w:rsidRPr="00700675" w:rsidRDefault="00FE39C9">
            <w:pPr>
              <w:rPr>
                <w:sz w:val="22"/>
                <w:szCs w:val="22"/>
              </w:rPr>
            </w:pPr>
            <w:r w:rsidRPr="00700675">
              <w:rPr>
                <w:noProof/>
                <w:sz w:val="22"/>
                <w:szCs w:val="22"/>
              </w:rPr>
              <w:t>17</w:t>
            </w:r>
          </w:p>
        </w:tc>
        <w:tc>
          <w:tcPr>
            <w:tcW w:w="2956" w:type="dxa"/>
          </w:tcPr>
          <w:p w14:paraId="5BDDE270"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Svensk Sjöföda AB</w:t>
            </w:r>
          </w:p>
        </w:tc>
        <w:tc>
          <w:tcPr>
            <w:tcW w:w="1645" w:type="dxa"/>
          </w:tcPr>
          <w:p w14:paraId="6A44C91D"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Michael Björn</w:t>
            </w:r>
          </w:p>
        </w:tc>
        <w:tc>
          <w:tcPr>
            <w:tcW w:w="1678" w:type="dxa"/>
          </w:tcPr>
          <w:p w14:paraId="6BE442FC"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Brovallavägen 231</w:t>
            </w:r>
          </w:p>
        </w:tc>
        <w:tc>
          <w:tcPr>
            <w:tcW w:w="1438" w:type="dxa"/>
          </w:tcPr>
          <w:p w14:paraId="2EEABB81"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Stockholm</w:t>
            </w:r>
          </w:p>
        </w:tc>
        <w:tc>
          <w:tcPr>
            <w:tcW w:w="1279" w:type="dxa"/>
          </w:tcPr>
          <w:p w14:paraId="7E280460"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Sweden</w:t>
            </w:r>
          </w:p>
        </w:tc>
      </w:tr>
      <w:tr w:rsidR="00717768" w:rsidRPr="00700675" w14:paraId="1344CAE9" w14:textId="77777777" w:rsidTr="00D853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 w:type="dxa"/>
          </w:tcPr>
          <w:p w14:paraId="1595F429" w14:textId="77777777" w:rsidR="00717768" w:rsidRPr="00700675" w:rsidRDefault="00FE39C9">
            <w:pPr>
              <w:rPr>
                <w:sz w:val="22"/>
                <w:szCs w:val="22"/>
              </w:rPr>
            </w:pPr>
            <w:r w:rsidRPr="00700675">
              <w:rPr>
                <w:noProof/>
                <w:sz w:val="22"/>
                <w:szCs w:val="22"/>
              </w:rPr>
              <w:t>18</w:t>
            </w:r>
          </w:p>
        </w:tc>
        <w:tc>
          <w:tcPr>
            <w:tcW w:w="2956" w:type="dxa"/>
          </w:tcPr>
          <w:p w14:paraId="34C48B95"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Aux joyeux ecclésiastiques</w:t>
            </w:r>
          </w:p>
        </w:tc>
        <w:tc>
          <w:tcPr>
            <w:tcW w:w="1645" w:type="dxa"/>
          </w:tcPr>
          <w:p w14:paraId="732B9FED"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Guylène Nodier</w:t>
            </w:r>
          </w:p>
        </w:tc>
        <w:tc>
          <w:tcPr>
            <w:tcW w:w="1678" w:type="dxa"/>
          </w:tcPr>
          <w:p w14:paraId="6BA34E44"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203, Rue des Francs-Bourgeois</w:t>
            </w:r>
          </w:p>
        </w:tc>
        <w:tc>
          <w:tcPr>
            <w:tcW w:w="1438" w:type="dxa"/>
          </w:tcPr>
          <w:p w14:paraId="72FE7A9D"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Paris</w:t>
            </w:r>
          </w:p>
        </w:tc>
        <w:tc>
          <w:tcPr>
            <w:tcW w:w="1279" w:type="dxa"/>
          </w:tcPr>
          <w:p w14:paraId="27B2D93D" w14:textId="77777777" w:rsidR="00717768" w:rsidRPr="00700675" w:rsidRDefault="00FE39C9">
            <w:pPr>
              <w:cnfStyle w:val="000000010000" w:firstRow="0" w:lastRow="0" w:firstColumn="0" w:lastColumn="0" w:oddVBand="0" w:evenVBand="0" w:oddHBand="0" w:evenHBand="1" w:firstRowFirstColumn="0" w:firstRowLastColumn="0" w:lastRowFirstColumn="0" w:lastRowLastColumn="0"/>
              <w:rPr>
                <w:sz w:val="22"/>
                <w:szCs w:val="22"/>
              </w:rPr>
            </w:pPr>
            <w:r w:rsidRPr="00700675">
              <w:rPr>
                <w:noProof/>
                <w:sz w:val="22"/>
                <w:szCs w:val="22"/>
              </w:rPr>
              <w:t>France</w:t>
            </w:r>
          </w:p>
        </w:tc>
      </w:tr>
      <w:tr w:rsidR="00717768" w:rsidRPr="00700675" w14:paraId="66F9F044" w14:textId="77777777" w:rsidTr="000C25A3">
        <w:trPr>
          <w:cnfStyle w:val="000000100000" w:firstRow="0" w:lastRow="0" w:firstColumn="0" w:lastColumn="0" w:oddVBand="0" w:evenVBand="0" w:oddHBand="1" w:evenHBand="0" w:firstRowFirstColumn="0" w:firstRowLastColumn="0" w:lastRowFirstColumn="0" w:lastRowLastColumn="0"/>
          <w:trHeight w:val="1060"/>
        </w:trPr>
        <w:tc>
          <w:tcPr>
            <w:cnfStyle w:val="001000000000" w:firstRow="0" w:lastRow="0" w:firstColumn="1" w:lastColumn="0" w:oddVBand="0" w:evenVBand="0" w:oddHBand="0" w:evenHBand="0" w:firstRowFirstColumn="0" w:firstRowLastColumn="0" w:lastRowFirstColumn="0" w:lastRowLastColumn="0"/>
            <w:tcW w:w="580" w:type="dxa"/>
          </w:tcPr>
          <w:p w14:paraId="512906A3" w14:textId="77777777" w:rsidR="00717768" w:rsidRPr="00700675" w:rsidRDefault="00FE39C9">
            <w:pPr>
              <w:rPr>
                <w:sz w:val="22"/>
                <w:szCs w:val="22"/>
              </w:rPr>
            </w:pPr>
            <w:r w:rsidRPr="00700675">
              <w:rPr>
                <w:noProof/>
                <w:sz w:val="22"/>
                <w:szCs w:val="22"/>
              </w:rPr>
              <w:t>19</w:t>
            </w:r>
          </w:p>
        </w:tc>
        <w:tc>
          <w:tcPr>
            <w:tcW w:w="2956" w:type="dxa"/>
          </w:tcPr>
          <w:p w14:paraId="2DF08BAF"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New England Seafood Cannery</w:t>
            </w:r>
          </w:p>
        </w:tc>
        <w:tc>
          <w:tcPr>
            <w:tcW w:w="1645" w:type="dxa"/>
          </w:tcPr>
          <w:p w14:paraId="002B84B5"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Robb Merchant</w:t>
            </w:r>
          </w:p>
        </w:tc>
        <w:tc>
          <w:tcPr>
            <w:tcW w:w="1678" w:type="dxa"/>
          </w:tcPr>
          <w:p w14:paraId="208EB5D9" w14:textId="77777777" w:rsidR="00374AF3" w:rsidRPr="00700675" w:rsidRDefault="00374AF3">
            <w:pPr>
              <w:cnfStyle w:val="000000100000" w:firstRow="0" w:lastRow="0" w:firstColumn="0" w:lastColumn="0" w:oddVBand="0" w:evenVBand="0" w:oddHBand="1" w:evenHBand="0" w:firstRowFirstColumn="0" w:firstRowLastColumn="0" w:lastRowFirstColumn="0" w:lastRowLastColumn="0"/>
              <w:rPr>
                <w:noProof/>
                <w:sz w:val="22"/>
                <w:szCs w:val="22"/>
              </w:rPr>
            </w:pPr>
            <w:r w:rsidRPr="00700675">
              <w:rPr>
                <w:noProof/>
                <w:sz w:val="22"/>
                <w:szCs w:val="22"/>
              </w:rPr>
              <w:t>Order Processing Dept.</w:t>
            </w:r>
          </w:p>
          <w:p w14:paraId="1DE3121D"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rPr>
            </w:pPr>
            <w:r w:rsidRPr="00700675">
              <w:rPr>
                <w:noProof/>
                <w:sz w:val="22"/>
                <w:szCs w:val="22"/>
              </w:rPr>
              <w:t>2100 Paul Revere Blvd.</w:t>
            </w:r>
          </w:p>
        </w:tc>
        <w:tc>
          <w:tcPr>
            <w:tcW w:w="1438" w:type="dxa"/>
          </w:tcPr>
          <w:p w14:paraId="2B3AA0F4"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lang w:val="sv-SE"/>
              </w:rPr>
            </w:pPr>
            <w:r w:rsidRPr="00700675">
              <w:rPr>
                <w:noProof/>
                <w:sz w:val="22"/>
                <w:szCs w:val="22"/>
                <w:lang w:val="sv-SE"/>
              </w:rPr>
              <w:t>Boston</w:t>
            </w:r>
          </w:p>
        </w:tc>
        <w:tc>
          <w:tcPr>
            <w:tcW w:w="1279" w:type="dxa"/>
          </w:tcPr>
          <w:p w14:paraId="033D6FE2" w14:textId="77777777" w:rsidR="00717768" w:rsidRPr="00700675" w:rsidRDefault="00FE39C9">
            <w:pPr>
              <w:cnfStyle w:val="000000100000" w:firstRow="0" w:lastRow="0" w:firstColumn="0" w:lastColumn="0" w:oddVBand="0" w:evenVBand="0" w:oddHBand="1" w:evenHBand="0" w:firstRowFirstColumn="0" w:firstRowLastColumn="0" w:lastRowFirstColumn="0" w:lastRowLastColumn="0"/>
              <w:rPr>
                <w:sz w:val="22"/>
                <w:szCs w:val="22"/>
                <w:lang w:val="sv-SE"/>
              </w:rPr>
            </w:pPr>
            <w:r w:rsidRPr="00700675">
              <w:rPr>
                <w:noProof/>
                <w:sz w:val="22"/>
                <w:szCs w:val="22"/>
                <w:lang w:val="sv-SE"/>
              </w:rPr>
              <w:t>USA</w:t>
            </w:r>
          </w:p>
        </w:tc>
      </w:tr>
    </w:tbl>
    <w:p w14:paraId="1D833F44" w14:textId="77777777" w:rsidR="00717768" w:rsidRDefault="00717768" w:rsidP="000C25A3">
      <w:pPr>
        <w:pStyle w:val="t"/>
      </w:pPr>
    </w:p>
    <w:p w14:paraId="4F1EE706" w14:textId="77777777" w:rsidR="00317063" w:rsidRDefault="00317063" w:rsidP="000C25A3">
      <w:pPr>
        <w:pStyle w:val="t"/>
      </w:pPr>
    </w:p>
    <w:p w14:paraId="6F91AA6B" w14:textId="77777777" w:rsidR="00317063" w:rsidRDefault="00317063" w:rsidP="000C25A3">
      <w:pPr>
        <w:pStyle w:val="t"/>
      </w:pP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69"/>
        <w:gridCol w:w="4571"/>
      </w:tblGrid>
      <w:tr w:rsidR="00317063" w:rsidRPr="00317063" w14:paraId="6863B8D1" w14:textId="77777777" w:rsidTr="00FB6C28">
        <w:trPr>
          <w:trHeight w:val="1070"/>
        </w:trPr>
        <w:tc>
          <w:tcPr>
            <w:tcW w:w="4569" w:type="dxa"/>
            <w:shd w:val="clear" w:color="auto" w:fill="auto"/>
            <w:vAlign w:val="center"/>
          </w:tcPr>
          <w:p w14:paraId="4243B186" w14:textId="77777777" w:rsidR="00317063" w:rsidRPr="00317063" w:rsidRDefault="00317063" w:rsidP="00317063">
            <w:pPr>
              <w:jc w:val="center"/>
              <w:rPr>
                <w:rFonts w:eastAsia="MS Mincho"/>
                <w:b/>
                <w:color w:val="4472C4"/>
                <w:sz w:val="26"/>
                <w:szCs w:val="24"/>
                <w:lang w:eastAsia="ja-JP"/>
              </w:rPr>
            </w:pPr>
            <w:r w:rsidRPr="00317063">
              <w:rPr>
                <w:rFonts w:eastAsia="MS Mincho"/>
                <w:b/>
                <w:color w:val="4472C4"/>
                <w:sz w:val="26"/>
                <w:szCs w:val="24"/>
                <w:lang w:eastAsia="ja-JP"/>
              </w:rPr>
              <w:lastRenderedPageBreak/>
              <w:t>Northwind Traders</w:t>
            </w:r>
          </w:p>
        </w:tc>
        <w:tc>
          <w:tcPr>
            <w:tcW w:w="4571" w:type="dxa"/>
            <w:shd w:val="clear" w:color="auto" w:fill="auto"/>
          </w:tcPr>
          <w:p w14:paraId="39FE35D3" w14:textId="77777777" w:rsidR="00317063" w:rsidRPr="00317063" w:rsidRDefault="00317063" w:rsidP="00317063">
            <w:pPr>
              <w:jc w:val="center"/>
              <w:rPr>
                <w:rFonts w:eastAsia="MS Mincho"/>
                <w:b/>
                <w:color w:val="000080"/>
                <w:sz w:val="26"/>
                <w:szCs w:val="24"/>
                <w:lang w:eastAsia="ja-JP"/>
              </w:rPr>
            </w:pPr>
            <w:r w:rsidRPr="00317063">
              <w:rPr>
                <w:rFonts w:eastAsia="MS Mincho"/>
                <w:noProof/>
                <w:sz w:val="24"/>
                <w:szCs w:val="24"/>
              </w:rPr>
              <w:drawing>
                <wp:inline distT="0" distB="0" distL="0" distR="0" wp14:anchorId="265FF00A" wp14:editId="498864E8">
                  <wp:extent cx="1762125" cy="476250"/>
                  <wp:effectExtent l="0" t="0" r="9525" b="0"/>
                  <wp:docPr id="3" name="Picture 3" descr="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rthwi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2125" cy="476250"/>
                          </a:xfrm>
                          <a:prstGeom prst="rect">
                            <a:avLst/>
                          </a:prstGeom>
                          <a:noFill/>
                          <a:ln>
                            <a:noFill/>
                          </a:ln>
                        </pic:spPr>
                      </pic:pic>
                    </a:graphicData>
                  </a:graphic>
                </wp:inline>
              </w:drawing>
            </w:r>
          </w:p>
        </w:tc>
      </w:tr>
    </w:tbl>
    <w:p w14:paraId="54B6099C" w14:textId="77777777" w:rsidR="00317063" w:rsidRDefault="00317063" w:rsidP="00317063">
      <w:pPr>
        <w:shd w:val="clear" w:color="auto" w:fill="FFFFFF"/>
        <w:spacing w:after="120"/>
        <w:textAlignment w:val="baseline"/>
        <w:rPr>
          <w:color w:val="333333"/>
          <w:lang w:eastAsia="fr-FR"/>
        </w:rPr>
      </w:pPr>
    </w:p>
    <w:p w14:paraId="669B7DC9" w14:textId="09544D5F" w:rsidR="00317063" w:rsidRDefault="00317063" w:rsidP="00317063">
      <w:pPr>
        <w:shd w:val="clear" w:color="auto" w:fill="FFFFFF"/>
        <w:spacing w:after="120"/>
        <w:textAlignment w:val="baseline"/>
        <w:rPr>
          <w:color w:val="333333"/>
          <w:lang w:eastAsia="fr-FR"/>
        </w:rPr>
      </w:pPr>
      <w:r>
        <w:rPr>
          <w:noProof/>
          <w:color w:val="333333"/>
        </w:rPr>
        <mc:AlternateContent>
          <mc:Choice Requires="wps">
            <w:drawing>
              <wp:inline distT="0" distB="0" distL="0" distR="0" wp14:anchorId="1093F7BE" wp14:editId="1793F73D">
                <wp:extent cx="6238875" cy="381000"/>
                <wp:effectExtent l="0" t="0" r="28575" b="10160"/>
                <wp:docPr id="1" name="Text Box 1"/>
                <wp:cNvGraphicFramePr/>
                <a:graphic xmlns:a="http://schemas.openxmlformats.org/drawingml/2006/main">
                  <a:graphicData uri="http://schemas.microsoft.com/office/word/2010/wordprocessingShape">
                    <wps:wsp>
                      <wps:cNvSpPr txBox="1"/>
                      <wps:spPr>
                        <a:xfrm>
                          <a:off x="0" y="0"/>
                          <a:ext cx="6238875" cy="381000"/>
                        </a:xfrm>
                        <a:prstGeom prst="rect">
                          <a:avLst/>
                        </a:prstGeom>
                        <a:solidFill>
                          <a:schemeClr val="lt1"/>
                        </a:solidFill>
                        <a:ln w="6350">
                          <a:solidFill>
                            <a:prstClr val="black"/>
                          </a:solidFill>
                        </a:ln>
                      </wps:spPr>
                      <wps:txbx>
                        <w:txbxContent>
                          <w:p w14:paraId="39EC32F5" w14:textId="77777777" w:rsidR="00317063" w:rsidRDefault="00317063" w:rsidP="00317063">
                            <w:pPr>
                              <w:pStyle w:val="NormalWeb"/>
                              <w:spacing w:line="360" w:lineRule="auto"/>
                            </w:pPr>
                            <w:r w:rsidRPr="009140BE">
                              <w:rPr>
                                <w:lang w:val="it-IT"/>
                              </w:rPr>
                              <w:t>The Northwind sample database (Northwind.mdb) is included with all versions of Access. It provides data you can experiment with and database objects that demonstrate features you might want to implement in your own databases. Using Northwind, you can become familiar with how a relational database is structured and how the database objects work together to help you enter, store, manipulate, and print your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1093F7BE" id="_x0000_t202" coordsize="21600,21600" o:spt="202" path="m,l,21600r21600,l21600,xe">
                <v:stroke joinstyle="miter"/>
                <v:path gradientshapeok="t" o:connecttype="rect"/>
              </v:shapetype>
              <v:shape id="Text Box 1" o:spid="_x0000_s1026" type="#_x0000_t202" style="width:491.2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" fillcolor="white [3201]" strokeweight=".5pt">
                <v:textbox style="mso-fit-shape-to-text:t">
                  <w:txbxContent>
                    <w:p w14:paraId="39EC32F5" w14:textId="77777777" w:rsidR="00317063" w:rsidRDefault="00317063" w:rsidP="00317063">
                      <w:pPr>
                        <w:pStyle w:val="NormalWeb"/>
                        <w:spacing w:line="360" w:lineRule="auto"/>
                      </w:pPr>
                      <w:r w:rsidRPr="009140BE">
                        <w:rPr>
                          <w:lang w:val="it-IT"/>
                        </w:rPr>
                        <w:t>The Northwind sample database (Northwind.mdb) is included with all versions of Access. It provides data you can experiment with and database objects that demonstrate features you might want to implement in your own databases. Using Northwind, you can become familiar with how a relational database is structured and how the database objects work together to help you enter, store, manipulate, and print your data.</w:t>
                      </w:r>
                    </w:p>
                  </w:txbxContent>
                </v:textbox>
                <w10:anchorlock/>
              </v:shape>
            </w:pict>
          </mc:Fallback>
        </mc:AlternateContent>
      </w:r>
    </w:p>
    <w:p w14:paraId="6232FD89" w14:textId="0551AFAB" w:rsidR="00D05AE6" w:rsidRDefault="00D05AE6" w:rsidP="00317063">
      <w:pPr>
        <w:shd w:val="clear" w:color="auto" w:fill="FFFFFF"/>
        <w:spacing w:after="120"/>
        <w:textAlignment w:val="baseline"/>
        <w:rPr>
          <w:color w:val="333333"/>
          <w:lang w:val="es-MX" w:eastAsia="fr-FR"/>
        </w:rPr>
      </w:pPr>
    </w:p>
    <w:p w14:paraId="1F4D0BF3" w14:textId="77777777" w:rsidR="00BB6F84" w:rsidRPr="00693CEA" w:rsidRDefault="00BB6F84" w:rsidP="00BB6F84">
      <w:pPr>
        <w:shd w:val="clear" w:color="auto" w:fill="FFFFFF"/>
        <w:spacing w:after="120"/>
        <w:jc w:val="center"/>
        <w:textAlignment w:val="baseline"/>
        <w:rPr>
          <w:b/>
          <w:bCs/>
          <w:color w:val="333333"/>
          <w:sz w:val="28"/>
          <w:szCs w:val="28"/>
          <w:lang w:val="en-IN" w:eastAsia="fr-FR"/>
        </w:rPr>
      </w:pPr>
      <w:r w:rsidRPr="00693CEA">
        <w:rPr>
          <w:b/>
          <w:bCs/>
          <w:color w:val="333333"/>
          <w:sz w:val="28"/>
          <w:szCs w:val="28"/>
          <w:lang w:val="en-IN" w:eastAsia="fr-FR"/>
        </w:rPr>
        <w:t>Software Development Life Cycle</w:t>
      </w:r>
    </w:p>
    <w:p w14:paraId="69D021FF" w14:textId="77777777" w:rsidR="00BB6F84" w:rsidRPr="00D05AE6" w:rsidRDefault="00BB6F84" w:rsidP="00BB6F84">
      <w:pPr>
        <w:shd w:val="clear" w:color="auto" w:fill="FFFFFF"/>
        <w:spacing w:after="120"/>
        <w:textAlignment w:val="baseline"/>
        <w:rPr>
          <w:color w:val="333333"/>
          <w:lang w:val="es-MX" w:eastAsia="fr-FR"/>
        </w:rPr>
      </w:pPr>
      <w:r>
        <w:rPr>
          <w:noProof/>
          <w:color w:val="333333"/>
          <w:lang w:val="es-MX" w:eastAsia="fr-FR"/>
        </w:rPr>
        <mc:AlternateContent>
          <mc:Choice Requires="wpg">
            <w:drawing>
              <wp:anchor distT="0" distB="0" distL="114300" distR="114300" simplePos="0" relativeHeight="251661312" behindDoc="0" locked="0" layoutInCell="1" allowOverlap="1" wp14:anchorId="6FB591C1" wp14:editId="23A581A4">
                <wp:simplePos x="0" y="0"/>
                <wp:positionH relativeFrom="column">
                  <wp:posOffset>571500</wp:posOffset>
                </wp:positionH>
                <wp:positionV relativeFrom="paragraph">
                  <wp:posOffset>252730</wp:posOffset>
                </wp:positionV>
                <wp:extent cx="5003800" cy="4876800"/>
                <wp:effectExtent l="0" t="0" r="6350" b="0"/>
                <wp:wrapNone/>
                <wp:docPr id="35" name="Group 35"/>
                <wp:cNvGraphicFramePr/>
                <a:graphic xmlns:a="http://schemas.openxmlformats.org/drawingml/2006/main">
                  <a:graphicData uri="http://schemas.microsoft.com/office/word/2010/wordprocessingGroup">
                    <wpg:wgp>
                      <wpg:cNvGrpSpPr/>
                      <wpg:grpSpPr>
                        <a:xfrm>
                          <a:off x="0" y="0"/>
                          <a:ext cx="5003800" cy="4876800"/>
                          <a:chOff x="0" y="0"/>
                          <a:chExt cx="5003800" cy="4876800"/>
                        </a:xfrm>
                      </wpg:grpSpPr>
                      <wpg:grpSp>
                        <wpg:cNvPr id="18" name="Group 18"/>
                        <wpg:cNvGrpSpPr/>
                        <wpg:grpSpPr>
                          <a:xfrm>
                            <a:off x="0" y="0"/>
                            <a:ext cx="2501900" cy="488950"/>
                            <a:chOff x="0" y="0"/>
                            <a:chExt cx="2501900" cy="488950"/>
                          </a:xfrm>
                        </wpg:grpSpPr>
                        <wps:wsp>
                          <wps:cNvPr id="2" name="Flowchart: Preparation 2"/>
                          <wps:cNvSpPr/>
                          <wps:spPr>
                            <a:xfrm>
                              <a:off x="0" y="0"/>
                              <a:ext cx="2501900" cy="488950"/>
                            </a:xfrm>
                            <a:custGeom>
                              <a:avLst/>
                              <a:gdLst>
                                <a:gd name="connsiteX0" fmla="*/ 0 w 10000"/>
                                <a:gd name="connsiteY0" fmla="*/ 5000 h 10000"/>
                                <a:gd name="connsiteX1" fmla="*/ 2000 w 10000"/>
                                <a:gd name="connsiteY1" fmla="*/ 0 h 10000"/>
                                <a:gd name="connsiteX2" fmla="*/ 8000 w 10000"/>
                                <a:gd name="connsiteY2" fmla="*/ 0 h 10000"/>
                                <a:gd name="connsiteX3" fmla="*/ 10000 w 10000"/>
                                <a:gd name="connsiteY3" fmla="*/ 5000 h 10000"/>
                                <a:gd name="connsiteX4" fmla="*/ 8000 w 10000"/>
                                <a:gd name="connsiteY4" fmla="*/ 10000 h 10000"/>
                                <a:gd name="connsiteX5" fmla="*/ 2000 w 10000"/>
                                <a:gd name="connsiteY5" fmla="*/ 10000 h 10000"/>
                                <a:gd name="connsiteX6" fmla="*/ 0 w 10000"/>
                                <a:gd name="connsiteY6" fmla="*/ 5000 h 10000"/>
                                <a:gd name="connsiteX0" fmla="*/ 0 w 10000"/>
                                <a:gd name="connsiteY0" fmla="*/ 5000 h 10000"/>
                                <a:gd name="connsiteX1" fmla="*/ 849 w 10000"/>
                                <a:gd name="connsiteY1" fmla="*/ 0 h 10000"/>
                                <a:gd name="connsiteX2" fmla="*/ 8000 w 10000"/>
                                <a:gd name="connsiteY2" fmla="*/ 0 h 10000"/>
                                <a:gd name="connsiteX3" fmla="*/ 10000 w 10000"/>
                                <a:gd name="connsiteY3" fmla="*/ 5000 h 10000"/>
                                <a:gd name="connsiteX4" fmla="*/ 8000 w 10000"/>
                                <a:gd name="connsiteY4" fmla="*/ 10000 h 10000"/>
                                <a:gd name="connsiteX5" fmla="*/ 2000 w 10000"/>
                                <a:gd name="connsiteY5" fmla="*/ 10000 h 10000"/>
                                <a:gd name="connsiteX6" fmla="*/ 0 w 10000"/>
                                <a:gd name="connsiteY6" fmla="*/ 500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000" h="10000">
                                  <a:moveTo>
                                    <a:pt x="0" y="5000"/>
                                  </a:moveTo>
                                  <a:lnTo>
                                    <a:pt x="849" y="0"/>
                                  </a:lnTo>
                                  <a:lnTo>
                                    <a:pt x="8000" y="0"/>
                                  </a:lnTo>
                                  <a:lnTo>
                                    <a:pt x="10000" y="5000"/>
                                  </a:lnTo>
                                  <a:lnTo>
                                    <a:pt x="8000" y="10000"/>
                                  </a:lnTo>
                                  <a:lnTo>
                                    <a:pt x="2000" y="10000"/>
                                  </a:lnTo>
                                  <a:lnTo>
                                    <a:pt x="0" y="5000"/>
                                  </a:lnTo>
                                  <a:close/>
                                </a:path>
                              </a:pathLst>
                            </a:cu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10EBC7" w14:textId="77777777" w:rsidR="00BB6F84" w:rsidRPr="00693CEA" w:rsidRDefault="00BB6F84" w:rsidP="00BB6F84">
                                <w:pPr>
                                  <w:jc w:val="center"/>
                                  <w:rPr>
                                    <w:b/>
                                    <w:bCs/>
                                  </w:rPr>
                                </w:pPr>
                                <w:r w:rsidRPr="00693CEA">
                                  <w:rPr>
                                    <w:b/>
                                    <w:bCs/>
                                  </w:rPr>
                                  <w:t>Requirement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65706" y="43803"/>
                              <a:ext cx="582382" cy="398780"/>
                            </a:xfrm>
                            <a:custGeom>
                              <a:avLst/>
                              <a:gdLst>
                                <a:gd name="connsiteX0" fmla="*/ 0 w 274320"/>
                                <a:gd name="connsiteY0" fmla="*/ 0 h 280035"/>
                                <a:gd name="connsiteX1" fmla="*/ 274320 w 274320"/>
                                <a:gd name="connsiteY1" fmla="*/ 0 h 280035"/>
                                <a:gd name="connsiteX2" fmla="*/ 274320 w 274320"/>
                                <a:gd name="connsiteY2" fmla="*/ 280035 h 280035"/>
                                <a:gd name="connsiteX3" fmla="*/ 0 w 274320"/>
                                <a:gd name="connsiteY3" fmla="*/ 280035 h 280035"/>
                                <a:gd name="connsiteX4" fmla="*/ 0 w 274320"/>
                                <a:gd name="connsiteY4" fmla="*/ 0 h 280035"/>
                                <a:gd name="connsiteX0" fmla="*/ 0 w 319744"/>
                                <a:gd name="connsiteY0" fmla="*/ 0 h 280035"/>
                                <a:gd name="connsiteX1" fmla="*/ 319744 w 319744"/>
                                <a:gd name="connsiteY1" fmla="*/ 0 h 280035"/>
                                <a:gd name="connsiteX2" fmla="*/ 319744 w 319744"/>
                                <a:gd name="connsiteY2" fmla="*/ 280035 h 280035"/>
                                <a:gd name="connsiteX3" fmla="*/ 45424 w 319744"/>
                                <a:gd name="connsiteY3" fmla="*/ 280035 h 280035"/>
                                <a:gd name="connsiteX4" fmla="*/ 0 w 319744"/>
                                <a:gd name="connsiteY4" fmla="*/ 0 h 280035"/>
                                <a:gd name="connsiteX0" fmla="*/ 164143 w 483887"/>
                                <a:gd name="connsiteY0" fmla="*/ 0 h 280035"/>
                                <a:gd name="connsiteX1" fmla="*/ 483887 w 483887"/>
                                <a:gd name="connsiteY1" fmla="*/ 0 h 280035"/>
                                <a:gd name="connsiteX2" fmla="*/ 483887 w 483887"/>
                                <a:gd name="connsiteY2" fmla="*/ 280035 h 280035"/>
                                <a:gd name="connsiteX3" fmla="*/ 0 w 483887"/>
                                <a:gd name="connsiteY3" fmla="*/ 189188 h 280035"/>
                                <a:gd name="connsiteX4" fmla="*/ 164143 w 483887"/>
                                <a:gd name="connsiteY4" fmla="*/ 0 h 280035"/>
                                <a:gd name="connsiteX0" fmla="*/ 164143 w 483887"/>
                                <a:gd name="connsiteY0" fmla="*/ 0 h 398532"/>
                                <a:gd name="connsiteX1" fmla="*/ 483887 w 483887"/>
                                <a:gd name="connsiteY1" fmla="*/ 0 h 398532"/>
                                <a:gd name="connsiteX2" fmla="*/ 444387 w 483887"/>
                                <a:gd name="connsiteY2" fmla="*/ 398532 h 398532"/>
                                <a:gd name="connsiteX3" fmla="*/ 0 w 483887"/>
                                <a:gd name="connsiteY3" fmla="*/ 189188 h 398532"/>
                                <a:gd name="connsiteX4" fmla="*/ 164143 w 483887"/>
                                <a:gd name="connsiteY4" fmla="*/ 0 h 398532"/>
                                <a:gd name="connsiteX0" fmla="*/ 164143 w 444387"/>
                                <a:gd name="connsiteY0" fmla="*/ 0 h 398532"/>
                                <a:gd name="connsiteX1" fmla="*/ 434512 w 444387"/>
                                <a:gd name="connsiteY1" fmla="*/ 0 h 398532"/>
                                <a:gd name="connsiteX2" fmla="*/ 444387 w 444387"/>
                                <a:gd name="connsiteY2" fmla="*/ 398532 h 398532"/>
                                <a:gd name="connsiteX3" fmla="*/ 0 w 444387"/>
                                <a:gd name="connsiteY3" fmla="*/ 189188 h 398532"/>
                                <a:gd name="connsiteX4" fmla="*/ 164143 w 444387"/>
                                <a:gd name="connsiteY4" fmla="*/ 0 h 398532"/>
                                <a:gd name="connsiteX0" fmla="*/ 164143 w 444387"/>
                                <a:gd name="connsiteY0" fmla="*/ 0 h 398532"/>
                                <a:gd name="connsiteX1" fmla="*/ 444387 w 444387"/>
                                <a:gd name="connsiteY1" fmla="*/ 112502 h 398532"/>
                                <a:gd name="connsiteX2" fmla="*/ 444387 w 444387"/>
                                <a:gd name="connsiteY2" fmla="*/ 398532 h 398532"/>
                                <a:gd name="connsiteX3" fmla="*/ 0 w 444387"/>
                                <a:gd name="connsiteY3" fmla="*/ 189188 h 398532"/>
                                <a:gd name="connsiteX4" fmla="*/ 164143 w 444387"/>
                                <a:gd name="connsiteY4" fmla="*/ 0 h 398532"/>
                                <a:gd name="connsiteX0" fmla="*/ 164143 w 545093"/>
                                <a:gd name="connsiteY0" fmla="*/ 0 h 398532"/>
                                <a:gd name="connsiteX1" fmla="*/ 545093 w 545093"/>
                                <a:gd name="connsiteY1" fmla="*/ 149395 h 398532"/>
                                <a:gd name="connsiteX2" fmla="*/ 444387 w 545093"/>
                                <a:gd name="connsiteY2" fmla="*/ 398532 h 398532"/>
                                <a:gd name="connsiteX3" fmla="*/ 0 w 545093"/>
                                <a:gd name="connsiteY3" fmla="*/ 189188 h 398532"/>
                                <a:gd name="connsiteX4" fmla="*/ 164143 w 545093"/>
                                <a:gd name="connsiteY4" fmla="*/ 0 h 398532"/>
                                <a:gd name="connsiteX0" fmla="*/ 164143 w 581985"/>
                                <a:gd name="connsiteY0" fmla="*/ 0 h 398532"/>
                                <a:gd name="connsiteX1" fmla="*/ 581985 w 581985"/>
                                <a:gd name="connsiteY1" fmla="*/ 75607 h 398532"/>
                                <a:gd name="connsiteX2" fmla="*/ 444387 w 581985"/>
                                <a:gd name="connsiteY2" fmla="*/ 398532 h 398532"/>
                                <a:gd name="connsiteX3" fmla="*/ 0 w 581985"/>
                                <a:gd name="connsiteY3" fmla="*/ 189188 h 398532"/>
                                <a:gd name="connsiteX4" fmla="*/ 164143 w 581985"/>
                                <a:gd name="connsiteY4" fmla="*/ 0 h 39853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1985" h="398532">
                                  <a:moveTo>
                                    <a:pt x="164143" y="0"/>
                                  </a:moveTo>
                                  <a:lnTo>
                                    <a:pt x="581985" y="75607"/>
                                  </a:lnTo>
                                  <a:lnTo>
                                    <a:pt x="444387" y="398532"/>
                                  </a:lnTo>
                                  <a:lnTo>
                                    <a:pt x="0" y="189188"/>
                                  </a:lnTo>
                                  <a:lnTo>
                                    <a:pt x="164143"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31F1CE" w14:textId="77777777" w:rsidR="00BB6F84" w:rsidRPr="00693CEA" w:rsidRDefault="00BB6F84" w:rsidP="00BB6F84">
                                <w:pPr>
                                  <w:jc w:val="center"/>
                                  <w:rPr>
                                    <w:b/>
                                    <w:bCs/>
                                    <w:color w:val="FFC000"/>
                                  </w:rPr>
                                </w:pPr>
                                <w:r w:rsidRPr="00693CEA">
                                  <w:rPr>
                                    <w:b/>
                                    <w:bCs/>
                                    <w:color w:val="FFC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 name="Group 17"/>
                        <wpg:cNvGrpSpPr/>
                        <wpg:grpSpPr>
                          <a:xfrm>
                            <a:off x="635000" y="1117600"/>
                            <a:ext cx="2501900" cy="488950"/>
                            <a:chOff x="0" y="0"/>
                            <a:chExt cx="2501900" cy="488950"/>
                          </a:xfrm>
                        </wpg:grpSpPr>
                        <wps:wsp>
                          <wps:cNvPr id="21" name="Flowchart: Preparation 2"/>
                          <wps:cNvSpPr/>
                          <wps:spPr>
                            <a:xfrm>
                              <a:off x="0" y="0"/>
                              <a:ext cx="2501900" cy="488950"/>
                            </a:xfrm>
                            <a:custGeom>
                              <a:avLst/>
                              <a:gdLst>
                                <a:gd name="connsiteX0" fmla="*/ 0 w 10000"/>
                                <a:gd name="connsiteY0" fmla="*/ 5000 h 10000"/>
                                <a:gd name="connsiteX1" fmla="*/ 2000 w 10000"/>
                                <a:gd name="connsiteY1" fmla="*/ 0 h 10000"/>
                                <a:gd name="connsiteX2" fmla="*/ 8000 w 10000"/>
                                <a:gd name="connsiteY2" fmla="*/ 0 h 10000"/>
                                <a:gd name="connsiteX3" fmla="*/ 10000 w 10000"/>
                                <a:gd name="connsiteY3" fmla="*/ 5000 h 10000"/>
                                <a:gd name="connsiteX4" fmla="*/ 8000 w 10000"/>
                                <a:gd name="connsiteY4" fmla="*/ 10000 h 10000"/>
                                <a:gd name="connsiteX5" fmla="*/ 2000 w 10000"/>
                                <a:gd name="connsiteY5" fmla="*/ 10000 h 10000"/>
                                <a:gd name="connsiteX6" fmla="*/ 0 w 10000"/>
                                <a:gd name="connsiteY6" fmla="*/ 5000 h 10000"/>
                                <a:gd name="connsiteX0" fmla="*/ 0 w 10000"/>
                                <a:gd name="connsiteY0" fmla="*/ 5000 h 10000"/>
                                <a:gd name="connsiteX1" fmla="*/ 849 w 10000"/>
                                <a:gd name="connsiteY1" fmla="*/ 0 h 10000"/>
                                <a:gd name="connsiteX2" fmla="*/ 8000 w 10000"/>
                                <a:gd name="connsiteY2" fmla="*/ 0 h 10000"/>
                                <a:gd name="connsiteX3" fmla="*/ 10000 w 10000"/>
                                <a:gd name="connsiteY3" fmla="*/ 5000 h 10000"/>
                                <a:gd name="connsiteX4" fmla="*/ 8000 w 10000"/>
                                <a:gd name="connsiteY4" fmla="*/ 10000 h 10000"/>
                                <a:gd name="connsiteX5" fmla="*/ 2000 w 10000"/>
                                <a:gd name="connsiteY5" fmla="*/ 10000 h 10000"/>
                                <a:gd name="connsiteX6" fmla="*/ 0 w 10000"/>
                                <a:gd name="connsiteY6" fmla="*/ 500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000" h="10000">
                                  <a:moveTo>
                                    <a:pt x="0" y="5000"/>
                                  </a:moveTo>
                                  <a:lnTo>
                                    <a:pt x="849" y="0"/>
                                  </a:lnTo>
                                  <a:lnTo>
                                    <a:pt x="8000" y="0"/>
                                  </a:lnTo>
                                  <a:lnTo>
                                    <a:pt x="10000" y="5000"/>
                                  </a:lnTo>
                                  <a:lnTo>
                                    <a:pt x="8000" y="10000"/>
                                  </a:lnTo>
                                  <a:lnTo>
                                    <a:pt x="2000" y="10000"/>
                                  </a:lnTo>
                                  <a:lnTo>
                                    <a:pt x="0" y="5000"/>
                                  </a:lnTo>
                                  <a:close/>
                                </a:path>
                              </a:pathLst>
                            </a:cu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1654BC" w14:textId="77777777" w:rsidR="00BB6F84" w:rsidRPr="00693CEA" w:rsidRDefault="00BB6F84" w:rsidP="00BB6F84">
                                <w:pPr>
                                  <w:jc w:val="center"/>
                                  <w:rPr>
                                    <w:b/>
                                    <w:bCs/>
                                  </w:rPr>
                                </w:pPr>
                                <w:r w:rsidRPr="00693CEA">
                                  <w:rPr>
                                    <w:b/>
                                    <w:bCs/>
                                  </w:rP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5"/>
                          <wps:cNvSpPr/>
                          <wps:spPr>
                            <a:xfrm>
                              <a:off x="60230" y="49279"/>
                              <a:ext cx="582382" cy="398780"/>
                            </a:xfrm>
                            <a:custGeom>
                              <a:avLst/>
                              <a:gdLst>
                                <a:gd name="connsiteX0" fmla="*/ 0 w 274320"/>
                                <a:gd name="connsiteY0" fmla="*/ 0 h 280035"/>
                                <a:gd name="connsiteX1" fmla="*/ 274320 w 274320"/>
                                <a:gd name="connsiteY1" fmla="*/ 0 h 280035"/>
                                <a:gd name="connsiteX2" fmla="*/ 274320 w 274320"/>
                                <a:gd name="connsiteY2" fmla="*/ 280035 h 280035"/>
                                <a:gd name="connsiteX3" fmla="*/ 0 w 274320"/>
                                <a:gd name="connsiteY3" fmla="*/ 280035 h 280035"/>
                                <a:gd name="connsiteX4" fmla="*/ 0 w 274320"/>
                                <a:gd name="connsiteY4" fmla="*/ 0 h 280035"/>
                                <a:gd name="connsiteX0" fmla="*/ 0 w 319744"/>
                                <a:gd name="connsiteY0" fmla="*/ 0 h 280035"/>
                                <a:gd name="connsiteX1" fmla="*/ 319744 w 319744"/>
                                <a:gd name="connsiteY1" fmla="*/ 0 h 280035"/>
                                <a:gd name="connsiteX2" fmla="*/ 319744 w 319744"/>
                                <a:gd name="connsiteY2" fmla="*/ 280035 h 280035"/>
                                <a:gd name="connsiteX3" fmla="*/ 45424 w 319744"/>
                                <a:gd name="connsiteY3" fmla="*/ 280035 h 280035"/>
                                <a:gd name="connsiteX4" fmla="*/ 0 w 319744"/>
                                <a:gd name="connsiteY4" fmla="*/ 0 h 280035"/>
                                <a:gd name="connsiteX0" fmla="*/ 164143 w 483887"/>
                                <a:gd name="connsiteY0" fmla="*/ 0 h 280035"/>
                                <a:gd name="connsiteX1" fmla="*/ 483887 w 483887"/>
                                <a:gd name="connsiteY1" fmla="*/ 0 h 280035"/>
                                <a:gd name="connsiteX2" fmla="*/ 483887 w 483887"/>
                                <a:gd name="connsiteY2" fmla="*/ 280035 h 280035"/>
                                <a:gd name="connsiteX3" fmla="*/ 0 w 483887"/>
                                <a:gd name="connsiteY3" fmla="*/ 189188 h 280035"/>
                                <a:gd name="connsiteX4" fmla="*/ 164143 w 483887"/>
                                <a:gd name="connsiteY4" fmla="*/ 0 h 280035"/>
                                <a:gd name="connsiteX0" fmla="*/ 164143 w 483887"/>
                                <a:gd name="connsiteY0" fmla="*/ 0 h 398532"/>
                                <a:gd name="connsiteX1" fmla="*/ 483887 w 483887"/>
                                <a:gd name="connsiteY1" fmla="*/ 0 h 398532"/>
                                <a:gd name="connsiteX2" fmla="*/ 444387 w 483887"/>
                                <a:gd name="connsiteY2" fmla="*/ 398532 h 398532"/>
                                <a:gd name="connsiteX3" fmla="*/ 0 w 483887"/>
                                <a:gd name="connsiteY3" fmla="*/ 189188 h 398532"/>
                                <a:gd name="connsiteX4" fmla="*/ 164143 w 483887"/>
                                <a:gd name="connsiteY4" fmla="*/ 0 h 398532"/>
                                <a:gd name="connsiteX0" fmla="*/ 164143 w 444387"/>
                                <a:gd name="connsiteY0" fmla="*/ 0 h 398532"/>
                                <a:gd name="connsiteX1" fmla="*/ 434512 w 444387"/>
                                <a:gd name="connsiteY1" fmla="*/ 0 h 398532"/>
                                <a:gd name="connsiteX2" fmla="*/ 444387 w 444387"/>
                                <a:gd name="connsiteY2" fmla="*/ 398532 h 398532"/>
                                <a:gd name="connsiteX3" fmla="*/ 0 w 444387"/>
                                <a:gd name="connsiteY3" fmla="*/ 189188 h 398532"/>
                                <a:gd name="connsiteX4" fmla="*/ 164143 w 444387"/>
                                <a:gd name="connsiteY4" fmla="*/ 0 h 398532"/>
                                <a:gd name="connsiteX0" fmla="*/ 164143 w 444387"/>
                                <a:gd name="connsiteY0" fmla="*/ 0 h 398532"/>
                                <a:gd name="connsiteX1" fmla="*/ 444387 w 444387"/>
                                <a:gd name="connsiteY1" fmla="*/ 112502 h 398532"/>
                                <a:gd name="connsiteX2" fmla="*/ 444387 w 444387"/>
                                <a:gd name="connsiteY2" fmla="*/ 398532 h 398532"/>
                                <a:gd name="connsiteX3" fmla="*/ 0 w 444387"/>
                                <a:gd name="connsiteY3" fmla="*/ 189188 h 398532"/>
                                <a:gd name="connsiteX4" fmla="*/ 164143 w 444387"/>
                                <a:gd name="connsiteY4" fmla="*/ 0 h 398532"/>
                                <a:gd name="connsiteX0" fmla="*/ 164143 w 545093"/>
                                <a:gd name="connsiteY0" fmla="*/ 0 h 398532"/>
                                <a:gd name="connsiteX1" fmla="*/ 545093 w 545093"/>
                                <a:gd name="connsiteY1" fmla="*/ 149395 h 398532"/>
                                <a:gd name="connsiteX2" fmla="*/ 444387 w 545093"/>
                                <a:gd name="connsiteY2" fmla="*/ 398532 h 398532"/>
                                <a:gd name="connsiteX3" fmla="*/ 0 w 545093"/>
                                <a:gd name="connsiteY3" fmla="*/ 189188 h 398532"/>
                                <a:gd name="connsiteX4" fmla="*/ 164143 w 545093"/>
                                <a:gd name="connsiteY4" fmla="*/ 0 h 398532"/>
                                <a:gd name="connsiteX0" fmla="*/ 164143 w 581985"/>
                                <a:gd name="connsiteY0" fmla="*/ 0 h 398532"/>
                                <a:gd name="connsiteX1" fmla="*/ 581985 w 581985"/>
                                <a:gd name="connsiteY1" fmla="*/ 75607 h 398532"/>
                                <a:gd name="connsiteX2" fmla="*/ 444387 w 581985"/>
                                <a:gd name="connsiteY2" fmla="*/ 398532 h 398532"/>
                                <a:gd name="connsiteX3" fmla="*/ 0 w 581985"/>
                                <a:gd name="connsiteY3" fmla="*/ 189188 h 398532"/>
                                <a:gd name="connsiteX4" fmla="*/ 164143 w 581985"/>
                                <a:gd name="connsiteY4" fmla="*/ 0 h 39853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1985" h="398532">
                                  <a:moveTo>
                                    <a:pt x="164143" y="0"/>
                                  </a:moveTo>
                                  <a:lnTo>
                                    <a:pt x="581985" y="75607"/>
                                  </a:lnTo>
                                  <a:lnTo>
                                    <a:pt x="444387" y="398532"/>
                                  </a:lnTo>
                                  <a:lnTo>
                                    <a:pt x="0" y="189188"/>
                                  </a:lnTo>
                                  <a:lnTo>
                                    <a:pt x="164143"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D9587" w14:textId="77777777" w:rsidR="00BB6F84" w:rsidRPr="00693CEA" w:rsidRDefault="00BB6F84" w:rsidP="00BB6F84">
                                <w:pPr>
                                  <w:jc w:val="center"/>
                                  <w:rPr>
                                    <w:b/>
                                    <w:bCs/>
                                    <w:color w:val="00B050"/>
                                  </w:rPr>
                                </w:pPr>
                                <w:r w:rsidRPr="00693CEA">
                                  <w:rPr>
                                    <w:b/>
                                    <w:bCs/>
                                    <w:color w:val="00B05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 name="Group 23"/>
                        <wpg:cNvGrpSpPr/>
                        <wpg:grpSpPr>
                          <a:xfrm>
                            <a:off x="1219200" y="2209800"/>
                            <a:ext cx="2501900" cy="488950"/>
                            <a:chOff x="0" y="12700"/>
                            <a:chExt cx="2501900" cy="488950"/>
                          </a:xfrm>
                        </wpg:grpSpPr>
                        <wps:wsp>
                          <wps:cNvPr id="24" name="Flowchart: Preparation 2"/>
                          <wps:cNvSpPr/>
                          <wps:spPr>
                            <a:xfrm>
                              <a:off x="0" y="12700"/>
                              <a:ext cx="2501900" cy="488950"/>
                            </a:xfrm>
                            <a:custGeom>
                              <a:avLst/>
                              <a:gdLst>
                                <a:gd name="connsiteX0" fmla="*/ 0 w 10000"/>
                                <a:gd name="connsiteY0" fmla="*/ 5000 h 10000"/>
                                <a:gd name="connsiteX1" fmla="*/ 2000 w 10000"/>
                                <a:gd name="connsiteY1" fmla="*/ 0 h 10000"/>
                                <a:gd name="connsiteX2" fmla="*/ 8000 w 10000"/>
                                <a:gd name="connsiteY2" fmla="*/ 0 h 10000"/>
                                <a:gd name="connsiteX3" fmla="*/ 10000 w 10000"/>
                                <a:gd name="connsiteY3" fmla="*/ 5000 h 10000"/>
                                <a:gd name="connsiteX4" fmla="*/ 8000 w 10000"/>
                                <a:gd name="connsiteY4" fmla="*/ 10000 h 10000"/>
                                <a:gd name="connsiteX5" fmla="*/ 2000 w 10000"/>
                                <a:gd name="connsiteY5" fmla="*/ 10000 h 10000"/>
                                <a:gd name="connsiteX6" fmla="*/ 0 w 10000"/>
                                <a:gd name="connsiteY6" fmla="*/ 5000 h 10000"/>
                                <a:gd name="connsiteX0" fmla="*/ 0 w 10000"/>
                                <a:gd name="connsiteY0" fmla="*/ 5000 h 10000"/>
                                <a:gd name="connsiteX1" fmla="*/ 849 w 10000"/>
                                <a:gd name="connsiteY1" fmla="*/ 0 h 10000"/>
                                <a:gd name="connsiteX2" fmla="*/ 8000 w 10000"/>
                                <a:gd name="connsiteY2" fmla="*/ 0 h 10000"/>
                                <a:gd name="connsiteX3" fmla="*/ 10000 w 10000"/>
                                <a:gd name="connsiteY3" fmla="*/ 5000 h 10000"/>
                                <a:gd name="connsiteX4" fmla="*/ 8000 w 10000"/>
                                <a:gd name="connsiteY4" fmla="*/ 10000 h 10000"/>
                                <a:gd name="connsiteX5" fmla="*/ 2000 w 10000"/>
                                <a:gd name="connsiteY5" fmla="*/ 10000 h 10000"/>
                                <a:gd name="connsiteX6" fmla="*/ 0 w 10000"/>
                                <a:gd name="connsiteY6" fmla="*/ 500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000" h="10000">
                                  <a:moveTo>
                                    <a:pt x="0" y="5000"/>
                                  </a:moveTo>
                                  <a:lnTo>
                                    <a:pt x="849" y="0"/>
                                  </a:lnTo>
                                  <a:lnTo>
                                    <a:pt x="8000" y="0"/>
                                  </a:lnTo>
                                  <a:lnTo>
                                    <a:pt x="10000" y="5000"/>
                                  </a:lnTo>
                                  <a:lnTo>
                                    <a:pt x="8000" y="10000"/>
                                  </a:lnTo>
                                  <a:lnTo>
                                    <a:pt x="2000" y="10000"/>
                                  </a:lnTo>
                                  <a:lnTo>
                                    <a:pt x="0" y="5000"/>
                                  </a:lnTo>
                                  <a:close/>
                                </a:path>
                              </a:pathLst>
                            </a:cu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1E1ECD" w14:textId="77777777" w:rsidR="00BB6F84" w:rsidRPr="00693CEA" w:rsidRDefault="00BB6F84" w:rsidP="00BB6F84">
                                <w:pPr>
                                  <w:jc w:val="center"/>
                                  <w:rPr>
                                    <w:b/>
                                    <w:bCs/>
                                  </w:rPr>
                                </w:pPr>
                                <w:r w:rsidRPr="00693CEA">
                                  <w:rPr>
                                    <w:b/>
                                    <w:bCs/>
                                  </w:rPr>
                                  <w:t>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5"/>
                          <wps:cNvSpPr/>
                          <wps:spPr>
                            <a:xfrm>
                              <a:off x="60230" y="49279"/>
                              <a:ext cx="582382" cy="398780"/>
                            </a:xfrm>
                            <a:custGeom>
                              <a:avLst/>
                              <a:gdLst>
                                <a:gd name="connsiteX0" fmla="*/ 0 w 274320"/>
                                <a:gd name="connsiteY0" fmla="*/ 0 h 280035"/>
                                <a:gd name="connsiteX1" fmla="*/ 274320 w 274320"/>
                                <a:gd name="connsiteY1" fmla="*/ 0 h 280035"/>
                                <a:gd name="connsiteX2" fmla="*/ 274320 w 274320"/>
                                <a:gd name="connsiteY2" fmla="*/ 280035 h 280035"/>
                                <a:gd name="connsiteX3" fmla="*/ 0 w 274320"/>
                                <a:gd name="connsiteY3" fmla="*/ 280035 h 280035"/>
                                <a:gd name="connsiteX4" fmla="*/ 0 w 274320"/>
                                <a:gd name="connsiteY4" fmla="*/ 0 h 280035"/>
                                <a:gd name="connsiteX0" fmla="*/ 0 w 319744"/>
                                <a:gd name="connsiteY0" fmla="*/ 0 h 280035"/>
                                <a:gd name="connsiteX1" fmla="*/ 319744 w 319744"/>
                                <a:gd name="connsiteY1" fmla="*/ 0 h 280035"/>
                                <a:gd name="connsiteX2" fmla="*/ 319744 w 319744"/>
                                <a:gd name="connsiteY2" fmla="*/ 280035 h 280035"/>
                                <a:gd name="connsiteX3" fmla="*/ 45424 w 319744"/>
                                <a:gd name="connsiteY3" fmla="*/ 280035 h 280035"/>
                                <a:gd name="connsiteX4" fmla="*/ 0 w 319744"/>
                                <a:gd name="connsiteY4" fmla="*/ 0 h 280035"/>
                                <a:gd name="connsiteX0" fmla="*/ 164143 w 483887"/>
                                <a:gd name="connsiteY0" fmla="*/ 0 h 280035"/>
                                <a:gd name="connsiteX1" fmla="*/ 483887 w 483887"/>
                                <a:gd name="connsiteY1" fmla="*/ 0 h 280035"/>
                                <a:gd name="connsiteX2" fmla="*/ 483887 w 483887"/>
                                <a:gd name="connsiteY2" fmla="*/ 280035 h 280035"/>
                                <a:gd name="connsiteX3" fmla="*/ 0 w 483887"/>
                                <a:gd name="connsiteY3" fmla="*/ 189188 h 280035"/>
                                <a:gd name="connsiteX4" fmla="*/ 164143 w 483887"/>
                                <a:gd name="connsiteY4" fmla="*/ 0 h 280035"/>
                                <a:gd name="connsiteX0" fmla="*/ 164143 w 483887"/>
                                <a:gd name="connsiteY0" fmla="*/ 0 h 398532"/>
                                <a:gd name="connsiteX1" fmla="*/ 483887 w 483887"/>
                                <a:gd name="connsiteY1" fmla="*/ 0 h 398532"/>
                                <a:gd name="connsiteX2" fmla="*/ 444387 w 483887"/>
                                <a:gd name="connsiteY2" fmla="*/ 398532 h 398532"/>
                                <a:gd name="connsiteX3" fmla="*/ 0 w 483887"/>
                                <a:gd name="connsiteY3" fmla="*/ 189188 h 398532"/>
                                <a:gd name="connsiteX4" fmla="*/ 164143 w 483887"/>
                                <a:gd name="connsiteY4" fmla="*/ 0 h 398532"/>
                                <a:gd name="connsiteX0" fmla="*/ 164143 w 444387"/>
                                <a:gd name="connsiteY0" fmla="*/ 0 h 398532"/>
                                <a:gd name="connsiteX1" fmla="*/ 434512 w 444387"/>
                                <a:gd name="connsiteY1" fmla="*/ 0 h 398532"/>
                                <a:gd name="connsiteX2" fmla="*/ 444387 w 444387"/>
                                <a:gd name="connsiteY2" fmla="*/ 398532 h 398532"/>
                                <a:gd name="connsiteX3" fmla="*/ 0 w 444387"/>
                                <a:gd name="connsiteY3" fmla="*/ 189188 h 398532"/>
                                <a:gd name="connsiteX4" fmla="*/ 164143 w 444387"/>
                                <a:gd name="connsiteY4" fmla="*/ 0 h 398532"/>
                                <a:gd name="connsiteX0" fmla="*/ 164143 w 444387"/>
                                <a:gd name="connsiteY0" fmla="*/ 0 h 398532"/>
                                <a:gd name="connsiteX1" fmla="*/ 444387 w 444387"/>
                                <a:gd name="connsiteY1" fmla="*/ 112502 h 398532"/>
                                <a:gd name="connsiteX2" fmla="*/ 444387 w 444387"/>
                                <a:gd name="connsiteY2" fmla="*/ 398532 h 398532"/>
                                <a:gd name="connsiteX3" fmla="*/ 0 w 444387"/>
                                <a:gd name="connsiteY3" fmla="*/ 189188 h 398532"/>
                                <a:gd name="connsiteX4" fmla="*/ 164143 w 444387"/>
                                <a:gd name="connsiteY4" fmla="*/ 0 h 398532"/>
                                <a:gd name="connsiteX0" fmla="*/ 164143 w 545093"/>
                                <a:gd name="connsiteY0" fmla="*/ 0 h 398532"/>
                                <a:gd name="connsiteX1" fmla="*/ 545093 w 545093"/>
                                <a:gd name="connsiteY1" fmla="*/ 149395 h 398532"/>
                                <a:gd name="connsiteX2" fmla="*/ 444387 w 545093"/>
                                <a:gd name="connsiteY2" fmla="*/ 398532 h 398532"/>
                                <a:gd name="connsiteX3" fmla="*/ 0 w 545093"/>
                                <a:gd name="connsiteY3" fmla="*/ 189188 h 398532"/>
                                <a:gd name="connsiteX4" fmla="*/ 164143 w 545093"/>
                                <a:gd name="connsiteY4" fmla="*/ 0 h 398532"/>
                                <a:gd name="connsiteX0" fmla="*/ 164143 w 581985"/>
                                <a:gd name="connsiteY0" fmla="*/ 0 h 398532"/>
                                <a:gd name="connsiteX1" fmla="*/ 581985 w 581985"/>
                                <a:gd name="connsiteY1" fmla="*/ 75607 h 398532"/>
                                <a:gd name="connsiteX2" fmla="*/ 444387 w 581985"/>
                                <a:gd name="connsiteY2" fmla="*/ 398532 h 398532"/>
                                <a:gd name="connsiteX3" fmla="*/ 0 w 581985"/>
                                <a:gd name="connsiteY3" fmla="*/ 189188 h 398532"/>
                                <a:gd name="connsiteX4" fmla="*/ 164143 w 581985"/>
                                <a:gd name="connsiteY4" fmla="*/ 0 h 39853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1985" h="398532">
                                  <a:moveTo>
                                    <a:pt x="164143" y="0"/>
                                  </a:moveTo>
                                  <a:lnTo>
                                    <a:pt x="581985" y="75607"/>
                                  </a:lnTo>
                                  <a:lnTo>
                                    <a:pt x="444387" y="398532"/>
                                  </a:lnTo>
                                  <a:lnTo>
                                    <a:pt x="0" y="189188"/>
                                  </a:lnTo>
                                  <a:lnTo>
                                    <a:pt x="164143"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90989A" w14:textId="77777777" w:rsidR="00BB6F84" w:rsidRPr="00693CEA" w:rsidRDefault="00BB6F84" w:rsidP="00BB6F84">
                                <w:pPr>
                                  <w:jc w:val="center"/>
                                  <w:rPr>
                                    <w:b/>
                                    <w:bCs/>
                                    <w:color w:val="FF0000"/>
                                  </w:rPr>
                                </w:pPr>
                                <w:r w:rsidRPr="00693CEA">
                                  <w:rPr>
                                    <w:b/>
                                    <w:bCs/>
                                    <w:color w:val="FF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6" name="Group 26"/>
                        <wpg:cNvGrpSpPr/>
                        <wpg:grpSpPr>
                          <a:xfrm>
                            <a:off x="1803400" y="3295650"/>
                            <a:ext cx="2501900" cy="488950"/>
                            <a:chOff x="0" y="19050"/>
                            <a:chExt cx="2501900" cy="488950"/>
                          </a:xfrm>
                        </wpg:grpSpPr>
                        <wps:wsp>
                          <wps:cNvPr id="27" name="Flowchart: Preparation 2"/>
                          <wps:cNvSpPr/>
                          <wps:spPr>
                            <a:xfrm>
                              <a:off x="0" y="19050"/>
                              <a:ext cx="2501900" cy="488950"/>
                            </a:xfrm>
                            <a:custGeom>
                              <a:avLst/>
                              <a:gdLst>
                                <a:gd name="connsiteX0" fmla="*/ 0 w 10000"/>
                                <a:gd name="connsiteY0" fmla="*/ 5000 h 10000"/>
                                <a:gd name="connsiteX1" fmla="*/ 2000 w 10000"/>
                                <a:gd name="connsiteY1" fmla="*/ 0 h 10000"/>
                                <a:gd name="connsiteX2" fmla="*/ 8000 w 10000"/>
                                <a:gd name="connsiteY2" fmla="*/ 0 h 10000"/>
                                <a:gd name="connsiteX3" fmla="*/ 10000 w 10000"/>
                                <a:gd name="connsiteY3" fmla="*/ 5000 h 10000"/>
                                <a:gd name="connsiteX4" fmla="*/ 8000 w 10000"/>
                                <a:gd name="connsiteY4" fmla="*/ 10000 h 10000"/>
                                <a:gd name="connsiteX5" fmla="*/ 2000 w 10000"/>
                                <a:gd name="connsiteY5" fmla="*/ 10000 h 10000"/>
                                <a:gd name="connsiteX6" fmla="*/ 0 w 10000"/>
                                <a:gd name="connsiteY6" fmla="*/ 5000 h 10000"/>
                                <a:gd name="connsiteX0" fmla="*/ 0 w 10000"/>
                                <a:gd name="connsiteY0" fmla="*/ 5000 h 10000"/>
                                <a:gd name="connsiteX1" fmla="*/ 849 w 10000"/>
                                <a:gd name="connsiteY1" fmla="*/ 0 h 10000"/>
                                <a:gd name="connsiteX2" fmla="*/ 8000 w 10000"/>
                                <a:gd name="connsiteY2" fmla="*/ 0 h 10000"/>
                                <a:gd name="connsiteX3" fmla="*/ 10000 w 10000"/>
                                <a:gd name="connsiteY3" fmla="*/ 5000 h 10000"/>
                                <a:gd name="connsiteX4" fmla="*/ 8000 w 10000"/>
                                <a:gd name="connsiteY4" fmla="*/ 10000 h 10000"/>
                                <a:gd name="connsiteX5" fmla="*/ 2000 w 10000"/>
                                <a:gd name="connsiteY5" fmla="*/ 10000 h 10000"/>
                                <a:gd name="connsiteX6" fmla="*/ 0 w 10000"/>
                                <a:gd name="connsiteY6" fmla="*/ 500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000" h="10000">
                                  <a:moveTo>
                                    <a:pt x="0" y="5000"/>
                                  </a:moveTo>
                                  <a:lnTo>
                                    <a:pt x="849" y="0"/>
                                  </a:lnTo>
                                  <a:lnTo>
                                    <a:pt x="8000" y="0"/>
                                  </a:lnTo>
                                  <a:lnTo>
                                    <a:pt x="10000" y="5000"/>
                                  </a:lnTo>
                                  <a:lnTo>
                                    <a:pt x="8000" y="10000"/>
                                  </a:lnTo>
                                  <a:lnTo>
                                    <a:pt x="2000" y="10000"/>
                                  </a:lnTo>
                                  <a:lnTo>
                                    <a:pt x="0" y="5000"/>
                                  </a:lnTo>
                                  <a:close/>
                                </a:path>
                              </a:pathLst>
                            </a:cu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3B4F00" w14:textId="77777777" w:rsidR="00BB6F84" w:rsidRPr="00693CEA" w:rsidRDefault="00BB6F84" w:rsidP="00BB6F84">
                                <w:pPr>
                                  <w:jc w:val="center"/>
                                  <w:rPr>
                                    <w:b/>
                                    <w:bCs/>
                                  </w:rPr>
                                </w:pPr>
                                <w:r w:rsidRPr="00693CEA">
                                  <w:rPr>
                                    <w:b/>
                                    <w:bCs/>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5"/>
                          <wps:cNvSpPr/>
                          <wps:spPr>
                            <a:xfrm>
                              <a:off x="60230" y="49279"/>
                              <a:ext cx="582382" cy="398780"/>
                            </a:xfrm>
                            <a:custGeom>
                              <a:avLst/>
                              <a:gdLst>
                                <a:gd name="connsiteX0" fmla="*/ 0 w 274320"/>
                                <a:gd name="connsiteY0" fmla="*/ 0 h 280035"/>
                                <a:gd name="connsiteX1" fmla="*/ 274320 w 274320"/>
                                <a:gd name="connsiteY1" fmla="*/ 0 h 280035"/>
                                <a:gd name="connsiteX2" fmla="*/ 274320 w 274320"/>
                                <a:gd name="connsiteY2" fmla="*/ 280035 h 280035"/>
                                <a:gd name="connsiteX3" fmla="*/ 0 w 274320"/>
                                <a:gd name="connsiteY3" fmla="*/ 280035 h 280035"/>
                                <a:gd name="connsiteX4" fmla="*/ 0 w 274320"/>
                                <a:gd name="connsiteY4" fmla="*/ 0 h 280035"/>
                                <a:gd name="connsiteX0" fmla="*/ 0 w 319744"/>
                                <a:gd name="connsiteY0" fmla="*/ 0 h 280035"/>
                                <a:gd name="connsiteX1" fmla="*/ 319744 w 319744"/>
                                <a:gd name="connsiteY1" fmla="*/ 0 h 280035"/>
                                <a:gd name="connsiteX2" fmla="*/ 319744 w 319744"/>
                                <a:gd name="connsiteY2" fmla="*/ 280035 h 280035"/>
                                <a:gd name="connsiteX3" fmla="*/ 45424 w 319744"/>
                                <a:gd name="connsiteY3" fmla="*/ 280035 h 280035"/>
                                <a:gd name="connsiteX4" fmla="*/ 0 w 319744"/>
                                <a:gd name="connsiteY4" fmla="*/ 0 h 280035"/>
                                <a:gd name="connsiteX0" fmla="*/ 164143 w 483887"/>
                                <a:gd name="connsiteY0" fmla="*/ 0 h 280035"/>
                                <a:gd name="connsiteX1" fmla="*/ 483887 w 483887"/>
                                <a:gd name="connsiteY1" fmla="*/ 0 h 280035"/>
                                <a:gd name="connsiteX2" fmla="*/ 483887 w 483887"/>
                                <a:gd name="connsiteY2" fmla="*/ 280035 h 280035"/>
                                <a:gd name="connsiteX3" fmla="*/ 0 w 483887"/>
                                <a:gd name="connsiteY3" fmla="*/ 189188 h 280035"/>
                                <a:gd name="connsiteX4" fmla="*/ 164143 w 483887"/>
                                <a:gd name="connsiteY4" fmla="*/ 0 h 280035"/>
                                <a:gd name="connsiteX0" fmla="*/ 164143 w 483887"/>
                                <a:gd name="connsiteY0" fmla="*/ 0 h 398532"/>
                                <a:gd name="connsiteX1" fmla="*/ 483887 w 483887"/>
                                <a:gd name="connsiteY1" fmla="*/ 0 h 398532"/>
                                <a:gd name="connsiteX2" fmla="*/ 444387 w 483887"/>
                                <a:gd name="connsiteY2" fmla="*/ 398532 h 398532"/>
                                <a:gd name="connsiteX3" fmla="*/ 0 w 483887"/>
                                <a:gd name="connsiteY3" fmla="*/ 189188 h 398532"/>
                                <a:gd name="connsiteX4" fmla="*/ 164143 w 483887"/>
                                <a:gd name="connsiteY4" fmla="*/ 0 h 398532"/>
                                <a:gd name="connsiteX0" fmla="*/ 164143 w 444387"/>
                                <a:gd name="connsiteY0" fmla="*/ 0 h 398532"/>
                                <a:gd name="connsiteX1" fmla="*/ 434512 w 444387"/>
                                <a:gd name="connsiteY1" fmla="*/ 0 h 398532"/>
                                <a:gd name="connsiteX2" fmla="*/ 444387 w 444387"/>
                                <a:gd name="connsiteY2" fmla="*/ 398532 h 398532"/>
                                <a:gd name="connsiteX3" fmla="*/ 0 w 444387"/>
                                <a:gd name="connsiteY3" fmla="*/ 189188 h 398532"/>
                                <a:gd name="connsiteX4" fmla="*/ 164143 w 444387"/>
                                <a:gd name="connsiteY4" fmla="*/ 0 h 398532"/>
                                <a:gd name="connsiteX0" fmla="*/ 164143 w 444387"/>
                                <a:gd name="connsiteY0" fmla="*/ 0 h 398532"/>
                                <a:gd name="connsiteX1" fmla="*/ 444387 w 444387"/>
                                <a:gd name="connsiteY1" fmla="*/ 112502 h 398532"/>
                                <a:gd name="connsiteX2" fmla="*/ 444387 w 444387"/>
                                <a:gd name="connsiteY2" fmla="*/ 398532 h 398532"/>
                                <a:gd name="connsiteX3" fmla="*/ 0 w 444387"/>
                                <a:gd name="connsiteY3" fmla="*/ 189188 h 398532"/>
                                <a:gd name="connsiteX4" fmla="*/ 164143 w 444387"/>
                                <a:gd name="connsiteY4" fmla="*/ 0 h 398532"/>
                                <a:gd name="connsiteX0" fmla="*/ 164143 w 545093"/>
                                <a:gd name="connsiteY0" fmla="*/ 0 h 398532"/>
                                <a:gd name="connsiteX1" fmla="*/ 545093 w 545093"/>
                                <a:gd name="connsiteY1" fmla="*/ 149395 h 398532"/>
                                <a:gd name="connsiteX2" fmla="*/ 444387 w 545093"/>
                                <a:gd name="connsiteY2" fmla="*/ 398532 h 398532"/>
                                <a:gd name="connsiteX3" fmla="*/ 0 w 545093"/>
                                <a:gd name="connsiteY3" fmla="*/ 189188 h 398532"/>
                                <a:gd name="connsiteX4" fmla="*/ 164143 w 545093"/>
                                <a:gd name="connsiteY4" fmla="*/ 0 h 398532"/>
                                <a:gd name="connsiteX0" fmla="*/ 164143 w 581985"/>
                                <a:gd name="connsiteY0" fmla="*/ 0 h 398532"/>
                                <a:gd name="connsiteX1" fmla="*/ 581985 w 581985"/>
                                <a:gd name="connsiteY1" fmla="*/ 75607 h 398532"/>
                                <a:gd name="connsiteX2" fmla="*/ 444387 w 581985"/>
                                <a:gd name="connsiteY2" fmla="*/ 398532 h 398532"/>
                                <a:gd name="connsiteX3" fmla="*/ 0 w 581985"/>
                                <a:gd name="connsiteY3" fmla="*/ 189188 h 398532"/>
                                <a:gd name="connsiteX4" fmla="*/ 164143 w 581985"/>
                                <a:gd name="connsiteY4" fmla="*/ 0 h 39853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1985" h="398532">
                                  <a:moveTo>
                                    <a:pt x="164143" y="0"/>
                                  </a:moveTo>
                                  <a:lnTo>
                                    <a:pt x="581985" y="75607"/>
                                  </a:lnTo>
                                  <a:lnTo>
                                    <a:pt x="444387" y="398532"/>
                                  </a:lnTo>
                                  <a:lnTo>
                                    <a:pt x="0" y="189188"/>
                                  </a:lnTo>
                                  <a:lnTo>
                                    <a:pt x="164143"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525AA3" w14:textId="77777777" w:rsidR="00BB6F84" w:rsidRPr="00693CEA" w:rsidRDefault="00BB6F84" w:rsidP="00BB6F84">
                                <w:pPr>
                                  <w:jc w:val="center"/>
                                  <w:rPr>
                                    <w:b/>
                                    <w:bCs/>
                                    <w:color w:val="7030A0"/>
                                  </w:rPr>
                                </w:pPr>
                                <w:r w:rsidRPr="00693CEA">
                                  <w:rPr>
                                    <w:b/>
                                    <w:bCs/>
                                    <w:color w:val="7030A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9" name="Group 29"/>
                        <wpg:cNvGrpSpPr/>
                        <wpg:grpSpPr>
                          <a:xfrm>
                            <a:off x="2501900" y="4387850"/>
                            <a:ext cx="2501900" cy="488950"/>
                            <a:chOff x="0" y="19050"/>
                            <a:chExt cx="2501900" cy="488950"/>
                          </a:xfrm>
                        </wpg:grpSpPr>
                        <wps:wsp>
                          <wps:cNvPr id="31" name="Flowchart: Preparation 2"/>
                          <wps:cNvSpPr/>
                          <wps:spPr>
                            <a:xfrm>
                              <a:off x="0" y="19050"/>
                              <a:ext cx="2501900" cy="488950"/>
                            </a:xfrm>
                            <a:custGeom>
                              <a:avLst/>
                              <a:gdLst>
                                <a:gd name="connsiteX0" fmla="*/ 0 w 10000"/>
                                <a:gd name="connsiteY0" fmla="*/ 5000 h 10000"/>
                                <a:gd name="connsiteX1" fmla="*/ 2000 w 10000"/>
                                <a:gd name="connsiteY1" fmla="*/ 0 h 10000"/>
                                <a:gd name="connsiteX2" fmla="*/ 8000 w 10000"/>
                                <a:gd name="connsiteY2" fmla="*/ 0 h 10000"/>
                                <a:gd name="connsiteX3" fmla="*/ 10000 w 10000"/>
                                <a:gd name="connsiteY3" fmla="*/ 5000 h 10000"/>
                                <a:gd name="connsiteX4" fmla="*/ 8000 w 10000"/>
                                <a:gd name="connsiteY4" fmla="*/ 10000 h 10000"/>
                                <a:gd name="connsiteX5" fmla="*/ 2000 w 10000"/>
                                <a:gd name="connsiteY5" fmla="*/ 10000 h 10000"/>
                                <a:gd name="connsiteX6" fmla="*/ 0 w 10000"/>
                                <a:gd name="connsiteY6" fmla="*/ 5000 h 10000"/>
                                <a:gd name="connsiteX0" fmla="*/ 0 w 10000"/>
                                <a:gd name="connsiteY0" fmla="*/ 5000 h 10000"/>
                                <a:gd name="connsiteX1" fmla="*/ 849 w 10000"/>
                                <a:gd name="connsiteY1" fmla="*/ 0 h 10000"/>
                                <a:gd name="connsiteX2" fmla="*/ 8000 w 10000"/>
                                <a:gd name="connsiteY2" fmla="*/ 0 h 10000"/>
                                <a:gd name="connsiteX3" fmla="*/ 10000 w 10000"/>
                                <a:gd name="connsiteY3" fmla="*/ 5000 h 10000"/>
                                <a:gd name="connsiteX4" fmla="*/ 8000 w 10000"/>
                                <a:gd name="connsiteY4" fmla="*/ 10000 h 10000"/>
                                <a:gd name="connsiteX5" fmla="*/ 2000 w 10000"/>
                                <a:gd name="connsiteY5" fmla="*/ 10000 h 10000"/>
                                <a:gd name="connsiteX6" fmla="*/ 0 w 10000"/>
                                <a:gd name="connsiteY6" fmla="*/ 500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000" h="10000">
                                  <a:moveTo>
                                    <a:pt x="0" y="5000"/>
                                  </a:moveTo>
                                  <a:lnTo>
                                    <a:pt x="849" y="0"/>
                                  </a:lnTo>
                                  <a:lnTo>
                                    <a:pt x="8000" y="0"/>
                                  </a:lnTo>
                                  <a:lnTo>
                                    <a:pt x="10000" y="5000"/>
                                  </a:lnTo>
                                  <a:lnTo>
                                    <a:pt x="8000" y="10000"/>
                                  </a:lnTo>
                                  <a:lnTo>
                                    <a:pt x="2000" y="10000"/>
                                  </a:lnTo>
                                  <a:lnTo>
                                    <a:pt x="0" y="5000"/>
                                  </a:lnTo>
                                  <a:close/>
                                </a:path>
                              </a:pathLst>
                            </a:cu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6BFC6D" w14:textId="77777777" w:rsidR="00BB6F84" w:rsidRPr="00693CEA" w:rsidRDefault="00BB6F84" w:rsidP="00BB6F84">
                                <w:pPr>
                                  <w:jc w:val="center"/>
                                  <w:rPr>
                                    <w:b/>
                                    <w:bCs/>
                                  </w:rPr>
                                </w:pPr>
                                <w:r w:rsidRPr="00693CEA">
                                  <w:rPr>
                                    <w:b/>
                                    <w:bCs/>
                                  </w:rPr>
                                  <w:t>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5"/>
                          <wps:cNvSpPr/>
                          <wps:spPr>
                            <a:xfrm>
                              <a:off x="65705" y="54754"/>
                              <a:ext cx="582382" cy="398780"/>
                            </a:xfrm>
                            <a:custGeom>
                              <a:avLst/>
                              <a:gdLst>
                                <a:gd name="connsiteX0" fmla="*/ 0 w 274320"/>
                                <a:gd name="connsiteY0" fmla="*/ 0 h 280035"/>
                                <a:gd name="connsiteX1" fmla="*/ 274320 w 274320"/>
                                <a:gd name="connsiteY1" fmla="*/ 0 h 280035"/>
                                <a:gd name="connsiteX2" fmla="*/ 274320 w 274320"/>
                                <a:gd name="connsiteY2" fmla="*/ 280035 h 280035"/>
                                <a:gd name="connsiteX3" fmla="*/ 0 w 274320"/>
                                <a:gd name="connsiteY3" fmla="*/ 280035 h 280035"/>
                                <a:gd name="connsiteX4" fmla="*/ 0 w 274320"/>
                                <a:gd name="connsiteY4" fmla="*/ 0 h 280035"/>
                                <a:gd name="connsiteX0" fmla="*/ 0 w 319744"/>
                                <a:gd name="connsiteY0" fmla="*/ 0 h 280035"/>
                                <a:gd name="connsiteX1" fmla="*/ 319744 w 319744"/>
                                <a:gd name="connsiteY1" fmla="*/ 0 h 280035"/>
                                <a:gd name="connsiteX2" fmla="*/ 319744 w 319744"/>
                                <a:gd name="connsiteY2" fmla="*/ 280035 h 280035"/>
                                <a:gd name="connsiteX3" fmla="*/ 45424 w 319744"/>
                                <a:gd name="connsiteY3" fmla="*/ 280035 h 280035"/>
                                <a:gd name="connsiteX4" fmla="*/ 0 w 319744"/>
                                <a:gd name="connsiteY4" fmla="*/ 0 h 280035"/>
                                <a:gd name="connsiteX0" fmla="*/ 164143 w 483887"/>
                                <a:gd name="connsiteY0" fmla="*/ 0 h 280035"/>
                                <a:gd name="connsiteX1" fmla="*/ 483887 w 483887"/>
                                <a:gd name="connsiteY1" fmla="*/ 0 h 280035"/>
                                <a:gd name="connsiteX2" fmla="*/ 483887 w 483887"/>
                                <a:gd name="connsiteY2" fmla="*/ 280035 h 280035"/>
                                <a:gd name="connsiteX3" fmla="*/ 0 w 483887"/>
                                <a:gd name="connsiteY3" fmla="*/ 189188 h 280035"/>
                                <a:gd name="connsiteX4" fmla="*/ 164143 w 483887"/>
                                <a:gd name="connsiteY4" fmla="*/ 0 h 280035"/>
                                <a:gd name="connsiteX0" fmla="*/ 164143 w 483887"/>
                                <a:gd name="connsiteY0" fmla="*/ 0 h 398532"/>
                                <a:gd name="connsiteX1" fmla="*/ 483887 w 483887"/>
                                <a:gd name="connsiteY1" fmla="*/ 0 h 398532"/>
                                <a:gd name="connsiteX2" fmla="*/ 444387 w 483887"/>
                                <a:gd name="connsiteY2" fmla="*/ 398532 h 398532"/>
                                <a:gd name="connsiteX3" fmla="*/ 0 w 483887"/>
                                <a:gd name="connsiteY3" fmla="*/ 189188 h 398532"/>
                                <a:gd name="connsiteX4" fmla="*/ 164143 w 483887"/>
                                <a:gd name="connsiteY4" fmla="*/ 0 h 398532"/>
                                <a:gd name="connsiteX0" fmla="*/ 164143 w 444387"/>
                                <a:gd name="connsiteY0" fmla="*/ 0 h 398532"/>
                                <a:gd name="connsiteX1" fmla="*/ 434512 w 444387"/>
                                <a:gd name="connsiteY1" fmla="*/ 0 h 398532"/>
                                <a:gd name="connsiteX2" fmla="*/ 444387 w 444387"/>
                                <a:gd name="connsiteY2" fmla="*/ 398532 h 398532"/>
                                <a:gd name="connsiteX3" fmla="*/ 0 w 444387"/>
                                <a:gd name="connsiteY3" fmla="*/ 189188 h 398532"/>
                                <a:gd name="connsiteX4" fmla="*/ 164143 w 444387"/>
                                <a:gd name="connsiteY4" fmla="*/ 0 h 398532"/>
                                <a:gd name="connsiteX0" fmla="*/ 164143 w 444387"/>
                                <a:gd name="connsiteY0" fmla="*/ 0 h 398532"/>
                                <a:gd name="connsiteX1" fmla="*/ 444387 w 444387"/>
                                <a:gd name="connsiteY1" fmla="*/ 112502 h 398532"/>
                                <a:gd name="connsiteX2" fmla="*/ 444387 w 444387"/>
                                <a:gd name="connsiteY2" fmla="*/ 398532 h 398532"/>
                                <a:gd name="connsiteX3" fmla="*/ 0 w 444387"/>
                                <a:gd name="connsiteY3" fmla="*/ 189188 h 398532"/>
                                <a:gd name="connsiteX4" fmla="*/ 164143 w 444387"/>
                                <a:gd name="connsiteY4" fmla="*/ 0 h 398532"/>
                                <a:gd name="connsiteX0" fmla="*/ 164143 w 545093"/>
                                <a:gd name="connsiteY0" fmla="*/ 0 h 398532"/>
                                <a:gd name="connsiteX1" fmla="*/ 545093 w 545093"/>
                                <a:gd name="connsiteY1" fmla="*/ 149395 h 398532"/>
                                <a:gd name="connsiteX2" fmla="*/ 444387 w 545093"/>
                                <a:gd name="connsiteY2" fmla="*/ 398532 h 398532"/>
                                <a:gd name="connsiteX3" fmla="*/ 0 w 545093"/>
                                <a:gd name="connsiteY3" fmla="*/ 189188 h 398532"/>
                                <a:gd name="connsiteX4" fmla="*/ 164143 w 545093"/>
                                <a:gd name="connsiteY4" fmla="*/ 0 h 398532"/>
                                <a:gd name="connsiteX0" fmla="*/ 164143 w 581985"/>
                                <a:gd name="connsiteY0" fmla="*/ 0 h 398532"/>
                                <a:gd name="connsiteX1" fmla="*/ 581985 w 581985"/>
                                <a:gd name="connsiteY1" fmla="*/ 75607 h 398532"/>
                                <a:gd name="connsiteX2" fmla="*/ 444387 w 581985"/>
                                <a:gd name="connsiteY2" fmla="*/ 398532 h 398532"/>
                                <a:gd name="connsiteX3" fmla="*/ 0 w 581985"/>
                                <a:gd name="connsiteY3" fmla="*/ 189188 h 398532"/>
                                <a:gd name="connsiteX4" fmla="*/ 164143 w 581985"/>
                                <a:gd name="connsiteY4" fmla="*/ 0 h 39853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1985" h="398532">
                                  <a:moveTo>
                                    <a:pt x="164143" y="0"/>
                                  </a:moveTo>
                                  <a:lnTo>
                                    <a:pt x="581985" y="75607"/>
                                  </a:lnTo>
                                  <a:lnTo>
                                    <a:pt x="444387" y="398532"/>
                                  </a:lnTo>
                                  <a:lnTo>
                                    <a:pt x="0" y="189188"/>
                                  </a:lnTo>
                                  <a:lnTo>
                                    <a:pt x="164143"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BFB9F0" w14:textId="77777777" w:rsidR="00BB6F84" w:rsidRPr="00693CEA" w:rsidRDefault="00BB6F84" w:rsidP="00BB6F84">
                                <w:pPr>
                                  <w:jc w:val="center"/>
                                  <w:rPr>
                                    <w:b/>
                                    <w:bCs/>
                                    <w:color w:val="00B0F0"/>
                                  </w:rPr>
                                </w:pPr>
                                <w:r w:rsidRPr="00693CEA">
                                  <w:rPr>
                                    <w:b/>
                                    <w:bCs/>
                                    <w:color w:val="00B0F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0" name="Graphic 55" descr="Arrow: Clockwise curve"/>
                        <wps:cNvSpPr/>
                        <wps:spPr>
                          <a:xfrm rot="9600000">
                            <a:off x="1295400" y="419100"/>
                            <a:ext cx="326220" cy="714375"/>
                          </a:xfrm>
                          <a:custGeom>
                            <a:avLst/>
                            <a:gdLst>
                              <a:gd name="connsiteX0" fmla="*/ 559594 w 561975"/>
                              <a:gd name="connsiteY0" fmla="*/ 712020 h 714375"/>
                              <a:gd name="connsiteX1" fmla="*/ 330994 w 561975"/>
                              <a:gd name="connsiteY1" fmla="*/ 235770 h 714375"/>
                              <a:gd name="connsiteX2" fmla="*/ 464344 w 561975"/>
                              <a:gd name="connsiteY2" fmla="*/ 235770 h 714375"/>
                              <a:gd name="connsiteX3" fmla="*/ 235744 w 561975"/>
                              <a:gd name="connsiteY3" fmla="*/ 7170 h 714375"/>
                              <a:gd name="connsiteX4" fmla="*/ 7144 w 561975"/>
                              <a:gd name="connsiteY4" fmla="*/ 235770 h 714375"/>
                              <a:gd name="connsiteX5" fmla="*/ 130969 w 561975"/>
                              <a:gd name="connsiteY5" fmla="*/ 235770 h 714375"/>
                              <a:gd name="connsiteX6" fmla="*/ 559594 w 561975"/>
                              <a:gd name="connsiteY6" fmla="*/ 712020 h 7143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61975" h="714375">
                                <a:moveTo>
                                  <a:pt x="559594" y="712020"/>
                                </a:moveTo>
                                <a:cubicBezTo>
                                  <a:pt x="559594" y="712020"/>
                                  <a:pt x="330994" y="640583"/>
                                  <a:pt x="330994" y="235770"/>
                                </a:cubicBezTo>
                                <a:lnTo>
                                  <a:pt x="464344" y="235770"/>
                                </a:lnTo>
                                <a:lnTo>
                                  <a:pt x="235744" y="7170"/>
                                </a:lnTo>
                                <a:cubicBezTo>
                                  <a:pt x="235744" y="4312"/>
                                  <a:pt x="7144" y="235770"/>
                                  <a:pt x="7144" y="235770"/>
                                </a:cubicBezTo>
                                <a:lnTo>
                                  <a:pt x="130969" y="235770"/>
                                </a:lnTo>
                                <a:cubicBezTo>
                                  <a:pt x="130969" y="236722"/>
                                  <a:pt x="166211" y="622485"/>
                                  <a:pt x="559594" y="712020"/>
                                </a:cubicBezTo>
                                <a:close/>
                              </a:path>
                            </a:pathLst>
                          </a:custGeom>
                          <a:solidFill>
                            <a:srgbClr val="00B05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Graphic 55" descr="Arrow: Clockwise curve"/>
                        <wps:cNvSpPr/>
                        <wps:spPr>
                          <a:xfrm rot="9600000">
                            <a:off x="2514600" y="2616200"/>
                            <a:ext cx="326220" cy="714375"/>
                          </a:xfrm>
                          <a:custGeom>
                            <a:avLst/>
                            <a:gdLst>
                              <a:gd name="connsiteX0" fmla="*/ 559594 w 561975"/>
                              <a:gd name="connsiteY0" fmla="*/ 712020 h 714375"/>
                              <a:gd name="connsiteX1" fmla="*/ 330994 w 561975"/>
                              <a:gd name="connsiteY1" fmla="*/ 235770 h 714375"/>
                              <a:gd name="connsiteX2" fmla="*/ 464344 w 561975"/>
                              <a:gd name="connsiteY2" fmla="*/ 235770 h 714375"/>
                              <a:gd name="connsiteX3" fmla="*/ 235744 w 561975"/>
                              <a:gd name="connsiteY3" fmla="*/ 7170 h 714375"/>
                              <a:gd name="connsiteX4" fmla="*/ 7144 w 561975"/>
                              <a:gd name="connsiteY4" fmla="*/ 235770 h 714375"/>
                              <a:gd name="connsiteX5" fmla="*/ 130969 w 561975"/>
                              <a:gd name="connsiteY5" fmla="*/ 235770 h 714375"/>
                              <a:gd name="connsiteX6" fmla="*/ 559594 w 561975"/>
                              <a:gd name="connsiteY6" fmla="*/ 712020 h 7143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61975" h="714375">
                                <a:moveTo>
                                  <a:pt x="559594" y="712020"/>
                                </a:moveTo>
                                <a:cubicBezTo>
                                  <a:pt x="559594" y="712020"/>
                                  <a:pt x="330994" y="640583"/>
                                  <a:pt x="330994" y="235770"/>
                                </a:cubicBezTo>
                                <a:lnTo>
                                  <a:pt x="464344" y="235770"/>
                                </a:lnTo>
                                <a:lnTo>
                                  <a:pt x="235744" y="7170"/>
                                </a:lnTo>
                                <a:cubicBezTo>
                                  <a:pt x="235744" y="4312"/>
                                  <a:pt x="7144" y="235770"/>
                                  <a:pt x="7144" y="235770"/>
                                </a:cubicBezTo>
                                <a:lnTo>
                                  <a:pt x="130969" y="235770"/>
                                </a:lnTo>
                                <a:cubicBezTo>
                                  <a:pt x="130969" y="236722"/>
                                  <a:pt x="166211" y="622485"/>
                                  <a:pt x="559594" y="712020"/>
                                </a:cubicBezTo>
                                <a:close/>
                              </a:path>
                            </a:pathLst>
                          </a:custGeom>
                          <a:solidFill>
                            <a:srgbClr val="7030A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 name="Graphic 55" descr="Arrow: Clockwise curve"/>
                        <wps:cNvSpPr/>
                        <wps:spPr>
                          <a:xfrm rot="9600000">
                            <a:off x="3175000" y="3702050"/>
                            <a:ext cx="326220" cy="714375"/>
                          </a:xfrm>
                          <a:custGeom>
                            <a:avLst/>
                            <a:gdLst>
                              <a:gd name="connsiteX0" fmla="*/ 559594 w 561975"/>
                              <a:gd name="connsiteY0" fmla="*/ 712020 h 714375"/>
                              <a:gd name="connsiteX1" fmla="*/ 330994 w 561975"/>
                              <a:gd name="connsiteY1" fmla="*/ 235770 h 714375"/>
                              <a:gd name="connsiteX2" fmla="*/ 464344 w 561975"/>
                              <a:gd name="connsiteY2" fmla="*/ 235770 h 714375"/>
                              <a:gd name="connsiteX3" fmla="*/ 235744 w 561975"/>
                              <a:gd name="connsiteY3" fmla="*/ 7170 h 714375"/>
                              <a:gd name="connsiteX4" fmla="*/ 7144 w 561975"/>
                              <a:gd name="connsiteY4" fmla="*/ 235770 h 714375"/>
                              <a:gd name="connsiteX5" fmla="*/ 130969 w 561975"/>
                              <a:gd name="connsiteY5" fmla="*/ 235770 h 714375"/>
                              <a:gd name="connsiteX6" fmla="*/ 559594 w 561975"/>
                              <a:gd name="connsiteY6" fmla="*/ 712020 h 7143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61975" h="714375">
                                <a:moveTo>
                                  <a:pt x="559594" y="712020"/>
                                </a:moveTo>
                                <a:cubicBezTo>
                                  <a:pt x="559594" y="712020"/>
                                  <a:pt x="330994" y="640583"/>
                                  <a:pt x="330994" y="235770"/>
                                </a:cubicBezTo>
                                <a:lnTo>
                                  <a:pt x="464344" y="235770"/>
                                </a:lnTo>
                                <a:lnTo>
                                  <a:pt x="235744" y="7170"/>
                                </a:lnTo>
                                <a:cubicBezTo>
                                  <a:pt x="235744" y="4312"/>
                                  <a:pt x="7144" y="235770"/>
                                  <a:pt x="7144" y="235770"/>
                                </a:cubicBezTo>
                                <a:lnTo>
                                  <a:pt x="130969" y="235770"/>
                                </a:lnTo>
                                <a:cubicBezTo>
                                  <a:pt x="130969" y="236722"/>
                                  <a:pt x="166211" y="622485"/>
                                  <a:pt x="559594" y="712020"/>
                                </a:cubicBezTo>
                                <a:close/>
                              </a:path>
                            </a:pathLst>
                          </a:custGeom>
                          <a:solidFill>
                            <a:srgbClr val="00B0F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 name="Graphic 55" descr="Arrow: Clockwise curve"/>
                        <wps:cNvSpPr/>
                        <wps:spPr>
                          <a:xfrm rot="9600000">
                            <a:off x="1968500" y="1530350"/>
                            <a:ext cx="326220" cy="714375"/>
                          </a:xfrm>
                          <a:custGeom>
                            <a:avLst/>
                            <a:gdLst>
                              <a:gd name="connsiteX0" fmla="*/ 559594 w 561975"/>
                              <a:gd name="connsiteY0" fmla="*/ 712020 h 714375"/>
                              <a:gd name="connsiteX1" fmla="*/ 330994 w 561975"/>
                              <a:gd name="connsiteY1" fmla="*/ 235770 h 714375"/>
                              <a:gd name="connsiteX2" fmla="*/ 464344 w 561975"/>
                              <a:gd name="connsiteY2" fmla="*/ 235770 h 714375"/>
                              <a:gd name="connsiteX3" fmla="*/ 235744 w 561975"/>
                              <a:gd name="connsiteY3" fmla="*/ 7170 h 714375"/>
                              <a:gd name="connsiteX4" fmla="*/ 7144 w 561975"/>
                              <a:gd name="connsiteY4" fmla="*/ 235770 h 714375"/>
                              <a:gd name="connsiteX5" fmla="*/ 130969 w 561975"/>
                              <a:gd name="connsiteY5" fmla="*/ 235770 h 714375"/>
                              <a:gd name="connsiteX6" fmla="*/ 559594 w 561975"/>
                              <a:gd name="connsiteY6" fmla="*/ 712020 h 7143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61975" h="714375">
                                <a:moveTo>
                                  <a:pt x="559594" y="712020"/>
                                </a:moveTo>
                                <a:cubicBezTo>
                                  <a:pt x="559594" y="712020"/>
                                  <a:pt x="330994" y="640583"/>
                                  <a:pt x="330994" y="235770"/>
                                </a:cubicBezTo>
                                <a:lnTo>
                                  <a:pt x="464344" y="235770"/>
                                </a:lnTo>
                                <a:lnTo>
                                  <a:pt x="235744" y="7170"/>
                                </a:lnTo>
                                <a:cubicBezTo>
                                  <a:pt x="235744" y="4312"/>
                                  <a:pt x="7144" y="235770"/>
                                  <a:pt x="7144" y="235770"/>
                                </a:cubicBezTo>
                                <a:lnTo>
                                  <a:pt x="130969" y="235770"/>
                                </a:lnTo>
                                <a:cubicBezTo>
                                  <a:pt x="130969" y="236722"/>
                                  <a:pt x="166211" y="622485"/>
                                  <a:pt x="559594" y="712020"/>
                                </a:cubicBezTo>
                                <a:close/>
                              </a:path>
                            </a:pathLst>
                          </a:custGeom>
                          <a:solidFill>
                            <a:srgbClr val="FF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FB591C1" id="Group 35" o:spid="_x0000_s1027" style="position:absolute;margin-left:45pt;margin-top:19.9pt;width:394pt;height:384pt;z-index:251661312;mso-position-horizontal-relative:text;mso-position-vertical-relative:text;mso-height-relative:margin" coordsize="50038,48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">
                <v:group id="Group 18" o:spid="_x0000_s1028" style="position:absolute;width:25019;height:4889" coordsize="25019,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lowchart: Preparation 2" o:spid="_x0000_s1029" style="position:absolute;width:25019;height:4889;visibility:visible;mso-wrap-style:squar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" adj="-11796480,,5400" path="m,5000l849,,8000,r2000,5000l8000,10000r-6000,l,5000xe" fillcolor="#ffc000" stroked="f" strokeweight="2pt">
                    <v:stroke joinstyle="miter"/>
                    <v:formulas/>
                    <v:path arrowok="t" o:connecttype="custom" o:connectlocs="0,244475;212411,0;2001520,0;2501900,244475;2001520,488950;500380,488950;0,244475" o:connectangles="0,0,0,0,0,0,0" textboxrect="0,0,10000,10000"/>
                    <v:textbox>
                      <w:txbxContent>
                        <w:p w14:paraId="3210EBC7" w14:textId="77777777" w:rsidR="00BB6F84" w:rsidRPr="00693CEA" w:rsidRDefault="00BB6F84" w:rsidP="00BB6F84">
                          <w:pPr>
                            <w:jc w:val="center"/>
                            <w:rPr>
                              <w:b/>
                              <w:bCs/>
                            </w:rPr>
                          </w:pPr>
                          <w:r w:rsidRPr="00693CEA">
                            <w:rPr>
                              <w:b/>
                              <w:bCs/>
                            </w:rPr>
                            <w:t>Requirement Analysis</w:t>
                          </w:r>
                        </w:p>
                      </w:txbxContent>
                    </v:textbox>
                  </v:shape>
                  <v:shape id="Rectangle 5" o:spid="_x0000_s1030" style="position:absolute;left:657;top:438;width:5823;height:3987;visibility:visible;mso-wrap-style:square;v-text-anchor:middle" coordsize="581985,398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" adj="-11796480,,5400" path="m164143,l581985,75607,444387,398532,,189188,164143,xe" fillcolor="white [3212]" stroked="f" strokeweight="2pt">
                    <v:stroke joinstyle="miter"/>
                    <v:formulas/>
                    <v:path arrowok="t" o:connecttype="custom" o:connectlocs="164255,0;582382,75654;444690,398780;0,189306;164255,0" o:connectangles="0,0,0,0,0" textboxrect="0,0,581985,398532"/>
                    <v:textbox>
                      <w:txbxContent>
                        <w:p w14:paraId="4E31F1CE" w14:textId="77777777" w:rsidR="00BB6F84" w:rsidRPr="00693CEA" w:rsidRDefault="00BB6F84" w:rsidP="00BB6F84">
                          <w:pPr>
                            <w:jc w:val="center"/>
                            <w:rPr>
                              <w:b/>
                              <w:bCs/>
                              <w:color w:val="FFC000"/>
                            </w:rPr>
                          </w:pPr>
                          <w:r w:rsidRPr="00693CEA">
                            <w:rPr>
                              <w:b/>
                              <w:bCs/>
                              <w:color w:val="FFC000"/>
                            </w:rPr>
                            <w:t>1</w:t>
                          </w:r>
                        </w:p>
                      </w:txbxContent>
                    </v:textbox>
                  </v:shape>
                </v:group>
                <v:group id="Group 17" o:spid="_x0000_s1031" style="position:absolute;left:6350;top:11176;width:25019;height:4889" coordsize="25019,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Flowchart: Preparation 2" o:spid="_x0000_s1032" style="position:absolute;width:25019;height:4889;visibility:visible;mso-wrap-style:squar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" adj="-11796480,,5400" path="m,5000l849,,8000,r2000,5000l8000,10000r-6000,l,5000xe" fillcolor="#00b050" stroked="f" strokeweight="2pt">
                    <v:stroke joinstyle="miter"/>
                    <v:formulas/>
                    <v:path arrowok="t" o:connecttype="custom" o:connectlocs="0,244475;212411,0;2001520,0;2501900,244475;2001520,488950;500380,488950;0,244475" o:connectangles="0,0,0,0,0,0,0" textboxrect="0,0,10000,10000"/>
                    <v:textbox>
                      <w:txbxContent>
                        <w:p w14:paraId="6D1654BC" w14:textId="77777777" w:rsidR="00BB6F84" w:rsidRPr="00693CEA" w:rsidRDefault="00BB6F84" w:rsidP="00BB6F84">
                          <w:pPr>
                            <w:jc w:val="center"/>
                            <w:rPr>
                              <w:b/>
                              <w:bCs/>
                            </w:rPr>
                          </w:pPr>
                          <w:r w:rsidRPr="00693CEA">
                            <w:rPr>
                              <w:b/>
                              <w:bCs/>
                            </w:rPr>
                            <w:t>Design</w:t>
                          </w:r>
                        </w:p>
                      </w:txbxContent>
                    </v:textbox>
                  </v:shape>
                  <v:shape id="Rectangle 5" o:spid="_x0000_s1033" style="position:absolute;left:602;top:492;width:5824;height:3988;visibility:visible;mso-wrap-style:square;v-text-anchor:middle" coordsize="581985,398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" adj="-11796480,,5400" path="m164143,l581985,75607,444387,398532,,189188,164143,xe" fillcolor="white [3212]" stroked="f" strokeweight="2pt">
                    <v:stroke joinstyle="miter"/>
                    <v:formulas/>
                    <v:path arrowok="t" o:connecttype="custom" o:connectlocs="164255,0;582382,75654;444690,398780;0,189306;164255,0" o:connectangles="0,0,0,0,0" textboxrect="0,0,581985,398532"/>
                    <v:textbox>
                      <w:txbxContent>
                        <w:p w14:paraId="0CBD9587" w14:textId="77777777" w:rsidR="00BB6F84" w:rsidRPr="00693CEA" w:rsidRDefault="00BB6F84" w:rsidP="00BB6F84">
                          <w:pPr>
                            <w:jc w:val="center"/>
                            <w:rPr>
                              <w:b/>
                              <w:bCs/>
                              <w:color w:val="00B050"/>
                            </w:rPr>
                          </w:pPr>
                          <w:r w:rsidRPr="00693CEA">
                            <w:rPr>
                              <w:b/>
                              <w:bCs/>
                              <w:color w:val="00B050"/>
                            </w:rPr>
                            <w:t>2</w:t>
                          </w:r>
                        </w:p>
                      </w:txbxContent>
                    </v:textbox>
                  </v:shape>
                </v:group>
                <v:group id="Group 23" o:spid="_x0000_s1034" style="position:absolute;left:12192;top:22098;width:25019;height:4889" coordorigin=",127" coordsize="25019,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Flowchart: Preparation 2" o:spid="_x0000_s1035" style="position:absolute;top:127;width:25019;height:4889;visibility:visible;mso-wrap-style:squar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" adj="-11796480,,5400" path="m,5000l849,,8000,r2000,5000l8000,10000r-6000,l,5000xe" fillcolor="red" stroked="f" strokeweight="2pt">
                    <v:stroke joinstyle="miter"/>
                    <v:formulas/>
                    <v:path arrowok="t" o:connecttype="custom" o:connectlocs="0,244475;212411,0;2001520,0;2501900,244475;2001520,488950;500380,488950;0,244475" o:connectangles="0,0,0,0,0,0,0" textboxrect="0,0,10000,10000"/>
                    <v:textbox>
                      <w:txbxContent>
                        <w:p w14:paraId="601E1ECD" w14:textId="77777777" w:rsidR="00BB6F84" w:rsidRPr="00693CEA" w:rsidRDefault="00BB6F84" w:rsidP="00BB6F84">
                          <w:pPr>
                            <w:jc w:val="center"/>
                            <w:rPr>
                              <w:b/>
                              <w:bCs/>
                            </w:rPr>
                          </w:pPr>
                          <w:r w:rsidRPr="00693CEA">
                            <w:rPr>
                              <w:b/>
                              <w:bCs/>
                            </w:rPr>
                            <w:t>Development</w:t>
                          </w:r>
                        </w:p>
                      </w:txbxContent>
                    </v:textbox>
                  </v:shape>
                  <v:shape id="Rectangle 5" o:spid="_x0000_s1036" style="position:absolute;left:602;top:492;width:5824;height:3988;visibility:visible;mso-wrap-style:square;v-text-anchor:middle" coordsize="581985,398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" adj="-11796480,,5400" path="m164143,l581985,75607,444387,398532,,189188,164143,xe" fillcolor="white [3212]" stroked="f" strokeweight="2pt">
                    <v:stroke joinstyle="miter"/>
                    <v:formulas/>
                    <v:path arrowok="t" o:connecttype="custom" o:connectlocs="164255,0;582382,75654;444690,398780;0,189306;164255,0" o:connectangles="0,0,0,0,0" textboxrect="0,0,581985,398532"/>
                    <v:textbox>
                      <w:txbxContent>
                        <w:p w14:paraId="7E90989A" w14:textId="77777777" w:rsidR="00BB6F84" w:rsidRPr="00693CEA" w:rsidRDefault="00BB6F84" w:rsidP="00BB6F84">
                          <w:pPr>
                            <w:jc w:val="center"/>
                            <w:rPr>
                              <w:b/>
                              <w:bCs/>
                              <w:color w:val="FF0000"/>
                            </w:rPr>
                          </w:pPr>
                          <w:r w:rsidRPr="00693CEA">
                            <w:rPr>
                              <w:b/>
                              <w:bCs/>
                              <w:color w:val="FF0000"/>
                            </w:rPr>
                            <w:t>3</w:t>
                          </w:r>
                        </w:p>
                      </w:txbxContent>
                    </v:textbox>
                  </v:shape>
                </v:group>
                <v:group id="Group 26" o:spid="_x0000_s1037" style="position:absolute;left:18034;top:32956;width:25019;height:4890" coordorigin=",190" coordsize="25019,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Flowchart: Preparation 2" o:spid="_x0000_s1038" style="position:absolute;top:190;width:25019;height:4890;visibility:visible;mso-wrap-style:squar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" adj="-11796480,,5400" path="m,5000l849,,8000,r2000,5000l8000,10000r-6000,l,5000xe" fillcolor="#7030a0" stroked="f" strokeweight="2pt">
                    <v:stroke joinstyle="miter"/>
                    <v:formulas/>
                    <v:path arrowok="t" o:connecttype="custom" o:connectlocs="0,244475;212411,0;2001520,0;2501900,244475;2001520,488950;500380,488950;0,244475" o:connectangles="0,0,0,0,0,0,0" textboxrect="0,0,10000,10000"/>
                    <v:textbox>
                      <w:txbxContent>
                        <w:p w14:paraId="0C3B4F00" w14:textId="77777777" w:rsidR="00BB6F84" w:rsidRPr="00693CEA" w:rsidRDefault="00BB6F84" w:rsidP="00BB6F84">
                          <w:pPr>
                            <w:jc w:val="center"/>
                            <w:rPr>
                              <w:b/>
                              <w:bCs/>
                            </w:rPr>
                          </w:pPr>
                          <w:r w:rsidRPr="00693CEA">
                            <w:rPr>
                              <w:b/>
                              <w:bCs/>
                            </w:rPr>
                            <w:t>Testing</w:t>
                          </w:r>
                        </w:p>
                      </w:txbxContent>
                    </v:textbox>
                  </v:shape>
                  <v:shape id="Rectangle 5" o:spid="_x0000_s1039" style="position:absolute;left:602;top:492;width:5824;height:3988;visibility:visible;mso-wrap-style:square;v-text-anchor:middle" coordsize="581985,398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" adj="-11796480,,5400" path="m164143,l581985,75607,444387,398532,,189188,164143,xe" fillcolor="white [3212]" stroked="f" strokeweight="2pt">
                    <v:stroke joinstyle="miter"/>
                    <v:formulas/>
                    <v:path arrowok="t" o:connecttype="custom" o:connectlocs="164255,0;582382,75654;444690,398780;0,189306;164255,0" o:connectangles="0,0,0,0,0" textboxrect="0,0,581985,398532"/>
                    <v:textbox>
                      <w:txbxContent>
                        <w:p w14:paraId="5A525AA3" w14:textId="77777777" w:rsidR="00BB6F84" w:rsidRPr="00693CEA" w:rsidRDefault="00BB6F84" w:rsidP="00BB6F84">
                          <w:pPr>
                            <w:jc w:val="center"/>
                            <w:rPr>
                              <w:b/>
                              <w:bCs/>
                              <w:color w:val="7030A0"/>
                            </w:rPr>
                          </w:pPr>
                          <w:r w:rsidRPr="00693CEA">
                            <w:rPr>
                              <w:b/>
                              <w:bCs/>
                              <w:color w:val="7030A0"/>
                            </w:rPr>
                            <w:t>4</w:t>
                          </w:r>
                        </w:p>
                      </w:txbxContent>
                    </v:textbox>
                  </v:shape>
                </v:group>
                <v:group id="Group 29" o:spid="_x0000_s1040" style="position:absolute;left:25019;top:43878;width:25019;height:4890" coordorigin=",190" coordsize="25019,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lowchart: Preparation 2" o:spid="_x0000_s1041" style="position:absolute;top:190;width:25019;height:4890;visibility:visible;mso-wrap-style:square;v-text-anchor:middle"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" adj="-11796480,,5400" path="m,5000l849,,8000,r2000,5000l8000,10000r-6000,l,5000xe" fillcolor="#00b0f0" stroked="f" strokeweight="2pt">
                    <v:stroke joinstyle="miter"/>
                    <v:formulas/>
                    <v:path arrowok="t" o:connecttype="custom" o:connectlocs="0,244475;212411,0;2001520,0;2501900,244475;2001520,488950;500380,488950;0,244475" o:connectangles="0,0,0,0,0,0,0" textboxrect="0,0,10000,10000"/>
                    <v:textbox>
                      <w:txbxContent>
                        <w:p w14:paraId="246BFC6D" w14:textId="77777777" w:rsidR="00BB6F84" w:rsidRPr="00693CEA" w:rsidRDefault="00BB6F84" w:rsidP="00BB6F84">
                          <w:pPr>
                            <w:jc w:val="center"/>
                            <w:rPr>
                              <w:b/>
                              <w:bCs/>
                            </w:rPr>
                          </w:pPr>
                          <w:r w:rsidRPr="00693CEA">
                            <w:rPr>
                              <w:b/>
                              <w:bCs/>
                            </w:rPr>
                            <w:t>Maintenance</w:t>
                          </w:r>
                        </w:p>
                      </w:txbxContent>
                    </v:textbox>
                  </v:shape>
                  <v:shape id="Rectangle 5" o:spid="_x0000_s1042" style="position:absolute;left:657;top:547;width:5823;height:3988;visibility:visible;mso-wrap-style:square;v-text-anchor:middle" coordsize="581985,398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" adj="-11796480,,5400" path="m164143,l581985,75607,444387,398532,,189188,164143,xe" fillcolor="white [3212]" stroked="f" strokeweight="2pt">
                    <v:stroke joinstyle="miter"/>
                    <v:formulas/>
                    <v:path arrowok="t" o:connecttype="custom" o:connectlocs="164255,0;582382,75654;444690,398780;0,189306;164255,0" o:connectangles="0,0,0,0,0" textboxrect="0,0,581985,398532"/>
                    <v:textbox>
                      <w:txbxContent>
                        <w:p w14:paraId="5DBFB9F0" w14:textId="77777777" w:rsidR="00BB6F84" w:rsidRPr="00693CEA" w:rsidRDefault="00BB6F84" w:rsidP="00BB6F84">
                          <w:pPr>
                            <w:jc w:val="center"/>
                            <w:rPr>
                              <w:b/>
                              <w:bCs/>
                              <w:color w:val="00B0F0"/>
                            </w:rPr>
                          </w:pPr>
                          <w:r w:rsidRPr="00693CEA">
                            <w:rPr>
                              <w:b/>
                              <w:bCs/>
                              <w:color w:val="00B0F0"/>
                            </w:rPr>
                            <w:t>5</w:t>
                          </w:r>
                        </w:p>
                      </w:txbxContent>
                    </v:textbox>
                  </v:shape>
                </v:group>
                <v:shape id="Graphic 55" o:spid="_x0000_s1043" alt="Arrow: Clockwise curve" style="position:absolute;left:12954;top:4191;width:3262;height:7143;rotation:160;visibility:visible;mso-wrap-style:square;v-text-anchor:middle" coordsize="56197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" path="m559594,712020v,,-228600,-71437,-228600,-476250l464344,235770,235744,7170c235744,4312,7144,235770,7144,235770r123825,c130969,236722,166211,622485,559594,712020xe" fillcolor="#00b050" stroked="f">
                  <v:stroke joinstyle="miter"/>
                  <v:path arrowok="t" o:connecttype="custom" o:connectlocs="324838,712020;192138,235770;269546,235770;136847,7170;4147,235770;76026,235770;324838,712020" o:connectangles="0,0,0,0,0,0,0"/>
                </v:shape>
                <v:shape id="Graphic 55" o:spid="_x0000_s1044" alt="Arrow: Clockwise curve" style="position:absolute;left:25146;top:26162;width:3262;height:7143;rotation:160;visibility:visible;mso-wrap-style:square;v-text-anchor:middle" coordsize="56197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" path="m559594,712020v,,-228600,-71437,-228600,-476250l464344,235770,235744,7170c235744,4312,7144,235770,7144,235770r123825,c130969,236722,166211,622485,559594,712020xe" fillcolor="#7030a0" stroked="f">
                  <v:stroke joinstyle="miter"/>
                  <v:path arrowok="t" o:connecttype="custom" o:connectlocs="324838,712020;192138,235770;269546,235770;136847,7170;4147,235770;76026,235770;324838,712020" o:connectangles="0,0,0,0,0,0,0"/>
                </v:shape>
                <v:shape id="Graphic 55" o:spid="_x0000_s1045" alt="Arrow: Clockwise curve" style="position:absolute;left:31750;top:37020;width:3262;height:7144;rotation:160;visibility:visible;mso-wrap-style:square;v-text-anchor:middle" coordsize="56197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" path="m559594,712020v,,-228600,-71437,-228600,-476250l464344,235770,235744,7170c235744,4312,7144,235770,7144,235770r123825,c130969,236722,166211,622485,559594,712020xe" fillcolor="#00b0f0" stroked="f">
                  <v:stroke joinstyle="miter"/>
                  <v:path arrowok="t" o:connecttype="custom" o:connectlocs="324838,712020;192138,235770;269546,235770;136847,7170;4147,235770;76026,235770;324838,712020" o:connectangles="0,0,0,0,0,0,0"/>
                </v:shape>
                <v:shape id="Graphic 55" o:spid="_x0000_s1046" alt="Arrow: Clockwise curve" style="position:absolute;left:19685;top:15303;width:3262;height:7144;rotation:160;visibility:visible;mso-wrap-style:square;v-text-anchor:middle" coordsize="56197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" path="m559594,712020v,,-228600,-71437,-228600,-476250l464344,235770,235744,7170c235744,4312,7144,235770,7144,235770r123825,c130969,236722,166211,622485,559594,712020xe" fillcolor="red" stroked="f">
                  <v:stroke joinstyle="miter"/>
                  <v:path arrowok="t" o:connecttype="custom" o:connectlocs="324838,712020;192138,235770;269546,235770;136847,7170;4147,235770;76026,235770;324838,712020" o:connectangles="0,0,0,0,0,0,0"/>
                </v:shape>
              </v:group>
            </w:pict>
          </mc:Fallback>
        </mc:AlternateContent>
      </w:r>
    </w:p>
    <w:p w14:paraId="29CCD4EA" w14:textId="77777777" w:rsidR="00BB6F84" w:rsidRPr="00D05AE6" w:rsidRDefault="00BB6F84" w:rsidP="00317063">
      <w:pPr>
        <w:shd w:val="clear" w:color="auto" w:fill="FFFFFF"/>
        <w:spacing w:after="120"/>
        <w:textAlignment w:val="baseline"/>
        <w:rPr>
          <w:color w:val="333333"/>
          <w:lang w:val="es-MX" w:eastAsia="fr-FR"/>
        </w:rPr>
      </w:pPr>
    </w:p>
    <w:sectPr w:rsidR="00BB6F84" w:rsidRPr="00D05AE6" w:rsidSect="000F2B4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4B5A4D" w14:textId="77777777" w:rsidR="00B12575" w:rsidRDefault="00B12575">
      <w:r>
        <w:separator/>
      </w:r>
    </w:p>
  </w:endnote>
  <w:endnote w:type="continuationSeparator" w:id="0">
    <w:p w14:paraId="2EA7C9FD" w14:textId="77777777" w:rsidR="00B12575" w:rsidRDefault="00B12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F3542" w14:textId="77777777" w:rsidR="00435804" w:rsidRDefault="004358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E9DB63" w14:textId="77777777" w:rsidR="00B12575" w:rsidRDefault="00B12575">
      <w:r>
        <w:separator/>
      </w:r>
    </w:p>
  </w:footnote>
  <w:footnote w:type="continuationSeparator" w:id="0">
    <w:p w14:paraId="03A56952" w14:textId="77777777" w:rsidR="00B12575" w:rsidRDefault="00B125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C511"/>
      </v:shape>
    </w:pict>
  </w:numPicBullet>
  <w:abstractNum w:abstractNumId="0" w15:restartNumberingAfterBreak="0">
    <w:nsid w:val="109A17AE"/>
    <w:multiLevelType w:val="hybridMultilevel"/>
    <w:tmpl w:val="698A49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472F70"/>
    <w:multiLevelType w:val="multilevel"/>
    <w:tmpl w:val="21B8D4C8"/>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2" w15:restartNumberingAfterBreak="0">
    <w:nsid w:val="4FF957B7"/>
    <w:multiLevelType w:val="multilevel"/>
    <w:tmpl w:val="9D8C93C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3" w15:restartNumberingAfterBreak="0">
    <w:nsid w:val="51795F4D"/>
    <w:multiLevelType w:val="hybridMultilevel"/>
    <w:tmpl w:val="8994675A"/>
    <w:lvl w:ilvl="0" w:tplc="0409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lvarathinam Muthu">
    <w15:presenceInfo w15:providerId="AD" w15:userId="S-1-5-21-1415224841-4160497810-138773753-4802"/>
  </w15:person>
  <w15:person w15:author="Ramaraj Marimuthu">
    <w15:presenceInfo w15:providerId="None" w15:userId="Ramaraj Marimuthu"/>
  </w15:person>
  <w15:person w15:author="Suriya Balamurugan">
    <w15:presenceInfo w15:providerId="AD" w15:userId="S::suriya.balamurugan@syncfusion.com::8a401894-a263-489f-a7ae-4271582ea1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7768"/>
    <w:rsid w:val="00007909"/>
    <w:rsid w:val="00015B4F"/>
    <w:rsid w:val="00027397"/>
    <w:rsid w:val="0004407A"/>
    <w:rsid w:val="0004698E"/>
    <w:rsid w:val="000513A1"/>
    <w:rsid w:val="00073FBF"/>
    <w:rsid w:val="0008248F"/>
    <w:rsid w:val="000962B6"/>
    <w:rsid w:val="000A39C9"/>
    <w:rsid w:val="000C25A3"/>
    <w:rsid w:val="000D798A"/>
    <w:rsid w:val="000F2B4F"/>
    <w:rsid w:val="000F648B"/>
    <w:rsid w:val="00101322"/>
    <w:rsid w:val="00101BD8"/>
    <w:rsid w:val="00112978"/>
    <w:rsid w:val="00122820"/>
    <w:rsid w:val="00174284"/>
    <w:rsid w:val="00180511"/>
    <w:rsid w:val="00182312"/>
    <w:rsid w:val="001921BE"/>
    <w:rsid w:val="00192F7B"/>
    <w:rsid w:val="00195B01"/>
    <w:rsid w:val="001A4E73"/>
    <w:rsid w:val="001A7C08"/>
    <w:rsid w:val="001A7E39"/>
    <w:rsid w:val="001B146E"/>
    <w:rsid w:val="001B4F73"/>
    <w:rsid w:val="001D38BF"/>
    <w:rsid w:val="001E12B8"/>
    <w:rsid w:val="001F7D00"/>
    <w:rsid w:val="00214E12"/>
    <w:rsid w:val="00234A92"/>
    <w:rsid w:val="00281526"/>
    <w:rsid w:val="00283BCF"/>
    <w:rsid w:val="00285645"/>
    <w:rsid w:val="00285CFF"/>
    <w:rsid w:val="00294619"/>
    <w:rsid w:val="002A0BBC"/>
    <w:rsid w:val="002A4306"/>
    <w:rsid w:val="002A59E7"/>
    <w:rsid w:val="002C388B"/>
    <w:rsid w:val="0031324D"/>
    <w:rsid w:val="00317063"/>
    <w:rsid w:val="00325919"/>
    <w:rsid w:val="00330D3E"/>
    <w:rsid w:val="003422F6"/>
    <w:rsid w:val="00374AF3"/>
    <w:rsid w:val="003963A9"/>
    <w:rsid w:val="003A7109"/>
    <w:rsid w:val="003B2670"/>
    <w:rsid w:val="003C164D"/>
    <w:rsid w:val="003E25B4"/>
    <w:rsid w:val="003F3805"/>
    <w:rsid w:val="00411634"/>
    <w:rsid w:val="0041196C"/>
    <w:rsid w:val="00414B03"/>
    <w:rsid w:val="00435804"/>
    <w:rsid w:val="00437F20"/>
    <w:rsid w:val="00446402"/>
    <w:rsid w:val="004668D1"/>
    <w:rsid w:val="004914F3"/>
    <w:rsid w:val="0049215C"/>
    <w:rsid w:val="004D0229"/>
    <w:rsid w:val="004D6234"/>
    <w:rsid w:val="004F267D"/>
    <w:rsid w:val="0050669F"/>
    <w:rsid w:val="00531BC2"/>
    <w:rsid w:val="00532553"/>
    <w:rsid w:val="005648E8"/>
    <w:rsid w:val="00570E25"/>
    <w:rsid w:val="005B1BBA"/>
    <w:rsid w:val="005B5FD4"/>
    <w:rsid w:val="005F3993"/>
    <w:rsid w:val="005F7657"/>
    <w:rsid w:val="00610BCF"/>
    <w:rsid w:val="00622FEE"/>
    <w:rsid w:val="0064392D"/>
    <w:rsid w:val="0065014A"/>
    <w:rsid w:val="00660EFA"/>
    <w:rsid w:val="006718F7"/>
    <w:rsid w:val="006753E1"/>
    <w:rsid w:val="006838B2"/>
    <w:rsid w:val="00683DC9"/>
    <w:rsid w:val="00687EC7"/>
    <w:rsid w:val="00693333"/>
    <w:rsid w:val="00693794"/>
    <w:rsid w:val="006A5DD2"/>
    <w:rsid w:val="006A6C0A"/>
    <w:rsid w:val="006A7945"/>
    <w:rsid w:val="006D1365"/>
    <w:rsid w:val="00700675"/>
    <w:rsid w:val="00717768"/>
    <w:rsid w:val="007619F4"/>
    <w:rsid w:val="007857A5"/>
    <w:rsid w:val="0079301A"/>
    <w:rsid w:val="00795CB7"/>
    <w:rsid w:val="007A27EE"/>
    <w:rsid w:val="007A533D"/>
    <w:rsid w:val="007B5357"/>
    <w:rsid w:val="007D1045"/>
    <w:rsid w:val="007D3C19"/>
    <w:rsid w:val="007D5D3B"/>
    <w:rsid w:val="00810334"/>
    <w:rsid w:val="0086099C"/>
    <w:rsid w:val="00865A7F"/>
    <w:rsid w:val="008747EB"/>
    <w:rsid w:val="00881A9E"/>
    <w:rsid w:val="008A00D0"/>
    <w:rsid w:val="008A72FF"/>
    <w:rsid w:val="008B0D5A"/>
    <w:rsid w:val="008E7D62"/>
    <w:rsid w:val="0090318F"/>
    <w:rsid w:val="0091026C"/>
    <w:rsid w:val="00921B6C"/>
    <w:rsid w:val="009502FA"/>
    <w:rsid w:val="009515EE"/>
    <w:rsid w:val="009704E0"/>
    <w:rsid w:val="00972AAE"/>
    <w:rsid w:val="00980EC3"/>
    <w:rsid w:val="00984572"/>
    <w:rsid w:val="00987475"/>
    <w:rsid w:val="009A1241"/>
    <w:rsid w:val="009A5343"/>
    <w:rsid w:val="009C66E5"/>
    <w:rsid w:val="009E2FC7"/>
    <w:rsid w:val="009F2674"/>
    <w:rsid w:val="00A03181"/>
    <w:rsid w:val="00A3746E"/>
    <w:rsid w:val="00A4357C"/>
    <w:rsid w:val="00A62247"/>
    <w:rsid w:val="00A7193C"/>
    <w:rsid w:val="00A7274B"/>
    <w:rsid w:val="00A92AFB"/>
    <w:rsid w:val="00AD42D8"/>
    <w:rsid w:val="00AF6E60"/>
    <w:rsid w:val="00B01BC5"/>
    <w:rsid w:val="00B12575"/>
    <w:rsid w:val="00B2560C"/>
    <w:rsid w:val="00B74E2E"/>
    <w:rsid w:val="00B76316"/>
    <w:rsid w:val="00B94A39"/>
    <w:rsid w:val="00BA3B07"/>
    <w:rsid w:val="00BA71B3"/>
    <w:rsid w:val="00BB341F"/>
    <w:rsid w:val="00BB671E"/>
    <w:rsid w:val="00BB6F84"/>
    <w:rsid w:val="00BC0C77"/>
    <w:rsid w:val="00BD5572"/>
    <w:rsid w:val="00C40D6C"/>
    <w:rsid w:val="00C44CE0"/>
    <w:rsid w:val="00C71D22"/>
    <w:rsid w:val="00CA1A31"/>
    <w:rsid w:val="00CA223E"/>
    <w:rsid w:val="00CA3F55"/>
    <w:rsid w:val="00CB01EA"/>
    <w:rsid w:val="00CB0DC7"/>
    <w:rsid w:val="00CE2011"/>
    <w:rsid w:val="00CE57CB"/>
    <w:rsid w:val="00D05AE6"/>
    <w:rsid w:val="00D05B9B"/>
    <w:rsid w:val="00D13240"/>
    <w:rsid w:val="00D2035F"/>
    <w:rsid w:val="00D2349F"/>
    <w:rsid w:val="00D41B61"/>
    <w:rsid w:val="00D66DB2"/>
    <w:rsid w:val="00D76AE2"/>
    <w:rsid w:val="00D853BD"/>
    <w:rsid w:val="00DA3AD1"/>
    <w:rsid w:val="00DB12C0"/>
    <w:rsid w:val="00DB4056"/>
    <w:rsid w:val="00DC14E4"/>
    <w:rsid w:val="00DC5819"/>
    <w:rsid w:val="00DD49CF"/>
    <w:rsid w:val="00DD515F"/>
    <w:rsid w:val="00DE0180"/>
    <w:rsid w:val="00DE2C1D"/>
    <w:rsid w:val="00DF0BE9"/>
    <w:rsid w:val="00E24059"/>
    <w:rsid w:val="00E43A74"/>
    <w:rsid w:val="00E45851"/>
    <w:rsid w:val="00E70D95"/>
    <w:rsid w:val="00E840DF"/>
    <w:rsid w:val="00E94E0C"/>
    <w:rsid w:val="00E95424"/>
    <w:rsid w:val="00EC180F"/>
    <w:rsid w:val="00EC63CB"/>
    <w:rsid w:val="00ED1669"/>
    <w:rsid w:val="00F174E9"/>
    <w:rsid w:val="00F206B8"/>
    <w:rsid w:val="00F22906"/>
    <w:rsid w:val="00F27D7C"/>
    <w:rsid w:val="00F4063C"/>
    <w:rsid w:val="00F41AD8"/>
    <w:rsid w:val="00F536DD"/>
    <w:rsid w:val="00FA4599"/>
    <w:rsid w:val="00FA50D7"/>
    <w:rsid w:val="00FB167C"/>
    <w:rsid w:val="00FB6C28"/>
    <w:rsid w:val="00FE39C9"/>
    <w:rsid w:val="00FE74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A9F958"/>
  <w15:docId w15:val="{70AAB43A-B913-47D1-801A-F51A3CF59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8E8"/>
    <w:rPr>
      <w:rFonts w:ascii="Times New Roman" w:eastAsia="Times New Roman" w:hAnsi="Times New Roman" w:cs="Times New Roman"/>
    </w:rPr>
  </w:style>
  <w:style w:type="paragraph" w:styleId="Heading1">
    <w:name w:val="heading 1"/>
    <w:basedOn w:val="Normal"/>
    <w:next w:val="Normal"/>
    <w:link w:val="Heading1Char"/>
    <w:uiPriority w:val="9"/>
    <w:qFormat/>
    <w:rsid w:val="00D853B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853B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style>
  <w:style w:type="paragraph" w:styleId="Header">
    <w:name w:val="header"/>
    <w:basedOn w:val="Normal"/>
    <w:link w:val="HeaderChar"/>
    <w:unhideWhenUsed/>
    <w:pPr>
      <w:tabs>
        <w:tab w:val="center" w:pos="4680"/>
        <w:tab w:val="right" w:pos="9360"/>
      </w:tabs>
    </w:pPr>
  </w:style>
  <w:style w:type="character" w:customStyle="1" w:styleId="HeaderChar">
    <w:name w:val="Header Char"/>
    <w:link w:val="Header"/>
    <w:rPr>
      <w:rFonts w:ascii="Times New Roman" w:eastAsia="Times New Roman" w:hAnsi="Times New Roman" w:cs="Times New Roman"/>
    </w:rPr>
  </w:style>
  <w:style w:type="paragraph" w:styleId="Footer">
    <w:name w:val="footer"/>
    <w:basedOn w:val="Normal"/>
    <w:link w:val="FooterChar"/>
    <w:unhideWhenUsed/>
    <w:pPr>
      <w:tabs>
        <w:tab w:val="center" w:pos="4680"/>
        <w:tab w:val="right" w:pos="9360"/>
      </w:tabs>
    </w:pPr>
  </w:style>
  <w:style w:type="character" w:customStyle="1" w:styleId="FooterChar">
    <w:name w:val="Footer Char"/>
    <w:link w:val="Footer"/>
    <w:rPr>
      <w:rFonts w:ascii="Times New Roman" w:eastAsia="Times New Roman" w:hAnsi="Times New Roman" w:cs="Times New Roman"/>
    </w:rPr>
  </w:style>
  <w:style w:type="table" w:styleId="MediumShading1-Accent5">
    <w:name w:val="Medium Shading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374AF3"/>
    <w:rPr>
      <w:rFonts w:ascii="Tahoma" w:hAnsi="Tahoma" w:cs="Tahoma"/>
      <w:sz w:val="16"/>
      <w:szCs w:val="16"/>
    </w:rPr>
  </w:style>
  <w:style w:type="character" w:customStyle="1" w:styleId="BalloonTextChar">
    <w:name w:val="Balloon Text Char"/>
    <w:basedOn w:val="DefaultParagraphFont"/>
    <w:link w:val="BalloonText"/>
    <w:uiPriority w:val="99"/>
    <w:semiHidden/>
    <w:rsid w:val="00374AF3"/>
    <w:rPr>
      <w:rFonts w:ascii="Tahoma" w:eastAsia="Times New Roman" w:hAnsi="Tahoma" w:cs="Tahoma"/>
      <w:sz w:val="16"/>
      <w:szCs w:val="16"/>
    </w:rPr>
  </w:style>
  <w:style w:type="table" w:styleId="LightShading">
    <w:name w:val="Light Shading"/>
    <w:basedOn w:val="TableNormal"/>
    <w:uiPriority w:val="60"/>
    <w:rsid w:val="00F206B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uiPriority w:val="9"/>
    <w:rsid w:val="00D853B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853BD"/>
    <w:rPr>
      <w:rFonts w:asciiTheme="majorHAnsi" w:eastAsiaTheme="majorEastAsia" w:hAnsiTheme="majorHAnsi" w:cstheme="majorBidi"/>
      <w:color w:val="365F91" w:themeColor="accent1" w:themeShade="BF"/>
      <w:sz w:val="26"/>
      <w:szCs w:val="26"/>
    </w:rPr>
  </w:style>
  <w:style w:type="paragraph" w:styleId="FootnoteText">
    <w:name w:val="footnote text"/>
    <w:basedOn w:val="Normal"/>
    <w:link w:val="FootnoteTextChar"/>
    <w:uiPriority w:val="99"/>
    <w:semiHidden/>
    <w:unhideWhenUsed/>
    <w:rsid w:val="001D38BF"/>
  </w:style>
  <w:style w:type="character" w:customStyle="1" w:styleId="FootnoteTextChar">
    <w:name w:val="Footnote Text Char"/>
    <w:basedOn w:val="DefaultParagraphFont"/>
    <w:link w:val="FootnoteText"/>
    <w:uiPriority w:val="99"/>
    <w:semiHidden/>
    <w:rsid w:val="001D38BF"/>
    <w:rPr>
      <w:rFonts w:ascii="Times New Roman" w:eastAsia="Times New Roman" w:hAnsi="Times New Roman" w:cs="Times New Roman"/>
    </w:rPr>
  </w:style>
  <w:style w:type="character" w:styleId="FootnoteReference">
    <w:name w:val="footnote reference"/>
    <w:basedOn w:val="DefaultParagraphFont"/>
    <w:uiPriority w:val="99"/>
    <w:semiHidden/>
    <w:unhideWhenUsed/>
    <w:rsid w:val="001D38BF"/>
    <w:rPr>
      <w:vertAlign w:val="superscript"/>
    </w:rPr>
  </w:style>
  <w:style w:type="paragraph" w:styleId="EndnoteText">
    <w:name w:val="endnote text"/>
    <w:basedOn w:val="Normal"/>
    <w:link w:val="EndnoteTextChar"/>
    <w:uiPriority w:val="99"/>
    <w:semiHidden/>
    <w:unhideWhenUsed/>
    <w:rsid w:val="00795CB7"/>
  </w:style>
  <w:style w:type="character" w:customStyle="1" w:styleId="EndnoteTextChar">
    <w:name w:val="Endnote Text Char"/>
    <w:basedOn w:val="DefaultParagraphFont"/>
    <w:link w:val="EndnoteText"/>
    <w:uiPriority w:val="99"/>
    <w:semiHidden/>
    <w:rsid w:val="00795CB7"/>
    <w:rPr>
      <w:rFonts w:ascii="Times New Roman" w:eastAsia="Times New Roman" w:hAnsi="Times New Roman" w:cs="Times New Roman"/>
    </w:rPr>
  </w:style>
  <w:style w:type="character" w:styleId="EndnoteReference">
    <w:name w:val="endnote reference"/>
    <w:basedOn w:val="DefaultParagraphFont"/>
    <w:uiPriority w:val="99"/>
    <w:semiHidden/>
    <w:unhideWhenUsed/>
    <w:rsid w:val="00795CB7"/>
    <w:rPr>
      <w:vertAlign w:val="superscript"/>
    </w:rPr>
  </w:style>
  <w:style w:type="paragraph" w:customStyle="1" w:styleId="t">
    <w:name w:val="t"/>
    <w:basedOn w:val="Normal"/>
    <w:rsid w:val="005B5FD4"/>
    <w:pPr>
      <w:spacing w:before="100" w:beforeAutospacing="1" w:after="100" w:afterAutospacing="1"/>
    </w:pPr>
    <w:rPr>
      <w:rFonts w:eastAsia="Batang"/>
      <w:sz w:val="24"/>
      <w:szCs w:val="24"/>
      <w:lang w:eastAsia="ko-KR"/>
    </w:rPr>
  </w:style>
  <w:style w:type="paragraph" w:styleId="HTMLPreformatted">
    <w:name w:val="HTML Preformatted"/>
    <w:basedOn w:val="Normal"/>
    <w:link w:val="HTMLPreformattedChar"/>
    <w:uiPriority w:val="99"/>
    <w:semiHidden/>
    <w:unhideWhenUsed/>
    <w:rsid w:val="001A4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IN" w:eastAsia="en-IN"/>
    </w:rPr>
  </w:style>
  <w:style w:type="character" w:customStyle="1" w:styleId="HTMLPreformattedChar">
    <w:name w:val="HTML Preformatted Char"/>
    <w:basedOn w:val="DefaultParagraphFont"/>
    <w:link w:val="HTMLPreformatted"/>
    <w:uiPriority w:val="99"/>
    <w:semiHidden/>
    <w:rsid w:val="001A4E73"/>
    <w:rPr>
      <w:rFonts w:ascii="Courier New" w:eastAsia="Times New Roman" w:hAnsi="Courier New" w:cs="Courier New"/>
      <w:lang w:val="en-IN" w:eastAsia="en-IN"/>
    </w:rPr>
  </w:style>
  <w:style w:type="paragraph" w:styleId="NormalWeb">
    <w:name w:val="Normal (Web)"/>
    <w:basedOn w:val="Normal"/>
    <w:uiPriority w:val="99"/>
    <w:rsid w:val="00317063"/>
    <w:pPr>
      <w:spacing w:before="100" w:beforeAutospacing="1" w:after="100" w:afterAutospacing="1"/>
    </w:pPr>
    <w:rPr>
      <w:rFonts w:eastAsia="PMingLiU"/>
      <w:sz w:val="24"/>
      <w:szCs w:val="24"/>
      <w:lang w:eastAsia="zh-TW"/>
    </w:rPr>
  </w:style>
  <w:style w:type="paragraph" w:styleId="ListParagraph">
    <w:name w:val="List Paragraph"/>
    <w:basedOn w:val="Normal"/>
    <w:uiPriority w:val="34"/>
    <w:qFormat/>
    <w:rsid w:val="00317063"/>
    <w:pPr>
      <w:ind w:left="720"/>
      <w:contextualSpacing/>
    </w:pPr>
  </w:style>
  <w:style w:type="character" w:customStyle="1" w:styleId="apple-converted-space">
    <w:name w:val="apple-converted-space"/>
    <w:basedOn w:val="DefaultParagraphFont"/>
    <w:rsid w:val="00DA3AD1"/>
  </w:style>
  <w:style w:type="character" w:styleId="LineNumber">
    <w:name w:val="line number"/>
    <w:basedOn w:val="DefaultParagraphFont"/>
    <w:uiPriority w:val="99"/>
    <w:semiHidden/>
    <w:unhideWhenUsed/>
    <w:rsid w:val="008747EB"/>
  </w:style>
  <w:style w:type="character" w:styleId="PlaceholderText">
    <w:name w:val="Placeholder Text"/>
    <w:basedOn w:val="DefaultParagraphFont"/>
    <w:uiPriority w:val="99"/>
    <w:semiHidden/>
    <w:rsid w:val="0081033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368435">
      <w:bodyDiv w:val="1"/>
      <w:marLeft w:val="0"/>
      <w:marRight w:val="0"/>
      <w:marTop w:val="0"/>
      <w:marBottom w:val="0"/>
      <w:divBdr>
        <w:top w:val="none" w:sz="0" w:space="0" w:color="auto"/>
        <w:left w:val="none" w:sz="0" w:space="0" w:color="auto"/>
        <w:bottom w:val="none" w:sz="0" w:space="0" w:color="auto"/>
        <w:right w:val="none" w:sz="0" w:space="0" w:color="auto"/>
      </w:divBdr>
    </w:div>
    <w:div w:id="1343358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E17A6-0684-446B-B070-30BB899C9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gunasekaran</dc:creator>
  <cp:keywords/>
  <cp:lastModifiedBy>Suriya Balamurugan</cp:lastModifiedBy>
  <cp:revision>2</cp:revision>
  <cp:lastPrinted>2017-03-30T12:57:00Z</cp:lastPrinted>
  <dcterms:created xsi:type="dcterms:W3CDTF">2021-02-22T13:05:00Z</dcterms:created>
  <dcterms:modified xsi:type="dcterms:W3CDTF">2021-02-22T13:05:00Z</dcterms:modified>
</cp:coreProperties>
</file>